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0E62E3" w:rsidRDefault="00000000">
      <w:pPr>
        <w:jc w:val="center"/>
        <w:rPr>
          <w:b/>
          <w:sz w:val="32"/>
          <w:szCs w:val="32"/>
        </w:rPr>
      </w:pPr>
      <w:r>
        <w:rPr>
          <w:b/>
          <w:sz w:val="32"/>
          <w:szCs w:val="32"/>
        </w:rPr>
        <w:t>CS3244 Project Proposal</w:t>
      </w:r>
    </w:p>
    <w:p w14:paraId="00000002" w14:textId="77777777" w:rsidR="000E62E3" w:rsidRDefault="00000000">
      <w:pPr>
        <w:jc w:val="center"/>
        <w:rPr>
          <w:b/>
          <w:sz w:val="32"/>
          <w:szCs w:val="32"/>
        </w:rPr>
      </w:pPr>
      <w:r>
        <w:rPr>
          <w:b/>
          <w:sz w:val="32"/>
          <w:szCs w:val="32"/>
        </w:rPr>
        <w:t>Group 4</w:t>
      </w:r>
    </w:p>
    <w:p w14:paraId="00000003" w14:textId="77777777" w:rsidR="000E62E3" w:rsidRDefault="000E62E3">
      <w:pPr>
        <w:rPr>
          <w:b/>
          <w:sz w:val="32"/>
          <w:szCs w:val="32"/>
        </w:rPr>
      </w:pPr>
    </w:p>
    <w:p w14:paraId="00000004" w14:textId="77777777" w:rsidR="000E62E3" w:rsidRDefault="00000000">
      <w:r>
        <w:rPr>
          <w:b/>
        </w:rPr>
        <w:t>Group members</w:t>
      </w:r>
      <w:r>
        <w:t>:</w:t>
      </w:r>
      <w:r>
        <w:br/>
        <w:t xml:space="preserve">Park </w:t>
      </w:r>
      <w:proofErr w:type="spellStart"/>
      <w:r>
        <w:t>Seunghwi</w:t>
      </w:r>
      <w:proofErr w:type="spellEnd"/>
      <w:r>
        <w:t xml:space="preserve"> A0237123N,</w:t>
      </w:r>
      <w:r>
        <w:br/>
        <w:t xml:space="preserve">Wang </w:t>
      </w:r>
      <w:proofErr w:type="spellStart"/>
      <w:r>
        <w:t>Mingchuan</w:t>
      </w:r>
      <w:proofErr w:type="spellEnd"/>
      <w:r>
        <w:t xml:space="preserve"> A0240129N ,</w:t>
      </w:r>
      <w:r>
        <w:br/>
        <w:t>Le Ha Dang A0277185R,</w:t>
      </w:r>
      <w:r>
        <w:br/>
        <w:t>Lim Zhi Chao A0252895N,</w:t>
      </w:r>
      <w:r>
        <w:br/>
        <w:t xml:space="preserve">Kim </w:t>
      </w:r>
      <w:proofErr w:type="spellStart"/>
      <w:r>
        <w:t>Seowoo</w:t>
      </w:r>
      <w:proofErr w:type="spellEnd"/>
      <w:r>
        <w:t xml:space="preserve"> A0237998B,</w:t>
      </w:r>
      <w:r>
        <w:br/>
        <w:t>Keagan Lai Yong An A0265953R</w:t>
      </w:r>
    </w:p>
    <w:p w14:paraId="00000005" w14:textId="77777777" w:rsidR="000E62E3" w:rsidRDefault="000E62E3"/>
    <w:p w14:paraId="00000006" w14:textId="77777777" w:rsidR="000E62E3" w:rsidRDefault="00000000">
      <w:r>
        <w:rPr>
          <w:b/>
        </w:rPr>
        <w:t>Mentor’s name</w:t>
      </w:r>
      <w:r>
        <w:t>: Qihao</w:t>
      </w:r>
      <w:r>
        <w:tab/>
      </w:r>
    </w:p>
    <w:p w14:paraId="00000007" w14:textId="77777777" w:rsidR="000E62E3" w:rsidRDefault="000E62E3">
      <w:pPr>
        <w:spacing w:after="160"/>
      </w:pPr>
    </w:p>
    <w:p w14:paraId="00000008" w14:textId="77777777" w:rsidR="000E62E3" w:rsidRDefault="00000000">
      <w:pPr>
        <w:spacing w:after="160"/>
        <w:rPr>
          <w:b/>
        </w:rPr>
      </w:pPr>
      <w:r>
        <w:rPr>
          <w:b/>
        </w:rPr>
        <w:t xml:space="preserve">Dataset chosen and description </w:t>
      </w:r>
    </w:p>
    <w:p w14:paraId="00000009" w14:textId="77777777" w:rsidR="000E62E3" w:rsidRDefault="00000000">
      <w:pPr>
        <w:spacing w:after="160"/>
      </w:pPr>
      <w:r>
        <w:t>Write in your own words (a few sentences) what this dataset is about.</w:t>
      </w:r>
    </w:p>
    <w:p w14:paraId="0000000A" w14:textId="77777777" w:rsidR="000E62E3" w:rsidRDefault="00000000">
      <w:pPr>
        <w:numPr>
          <w:ilvl w:val="0"/>
          <w:numId w:val="7"/>
        </w:numPr>
        <w:spacing w:before="280"/>
        <w:rPr>
          <w:i/>
          <w:color w:val="7F7F7F"/>
          <w:sz w:val="20"/>
          <w:szCs w:val="20"/>
        </w:rPr>
      </w:pPr>
      <w:r>
        <w:rPr>
          <w:i/>
          <w:color w:val="7F7F7F"/>
          <w:sz w:val="20"/>
          <w:szCs w:val="20"/>
        </w:rPr>
        <w:t>Does your description specify features and instances?</w:t>
      </w:r>
    </w:p>
    <w:p w14:paraId="0000000B" w14:textId="77777777" w:rsidR="000E62E3" w:rsidRDefault="00000000">
      <w:pPr>
        <w:numPr>
          <w:ilvl w:val="0"/>
          <w:numId w:val="7"/>
        </w:numPr>
        <w:spacing w:after="280"/>
        <w:rPr>
          <w:i/>
          <w:color w:val="7F7F7F"/>
          <w:sz w:val="20"/>
          <w:szCs w:val="20"/>
        </w:rPr>
      </w:pPr>
      <w:r>
        <w:rPr>
          <w:i/>
          <w:color w:val="7F7F7F"/>
          <w:sz w:val="20"/>
          <w:szCs w:val="20"/>
        </w:rPr>
        <w:t>Do you describe the source and reliability of the data?</w:t>
      </w:r>
    </w:p>
    <w:p w14:paraId="0000000C" w14:textId="77777777" w:rsidR="000E62E3" w:rsidRDefault="00000000">
      <w:pPr>
        <w:jc w:val="both"/>
      </w:pPr>
      <w:r>
        <w:t xml:space="preserve">The Fashion-MNIST dataset is a collection of 70,000 greyscale images that is partitioned into </w:t>
      </w:r>
      <w:commentRangeStart w:id="0"/>
      <w:r>
        <w:t>a test set of size 60,000 and a training set of size 10,000</w:t>
      </w:r>
      <w:commentRangeEnd w:id="0"/>
      <w:r w:rsidR="002D7E30">
        <w:rPr>
          <w:rStyle w:val="af4"/>
        </w:rPr>
        <w:commentReference w:id="0"/>
      </w:r>
      <w:r>
        <w:t xml:space="preserve">. Each image is labelled with one of the 10 classes, consisting of 10 different </w:t>
      </w:r>
      <w:commentRangeStart w:id="1"/>
      <w:proofErr w:type="spellStart"/>
      <w:r>
        <w:t>clothings</w:t>
      </w:r>
      <w:commentRangeEnd w:id="1"/>
      <w:proofErr w:type="spellEnd"/>
      <w:r w:rsidR="002D7E30">
        <w:rPr>
          <w:rStyle w:val="af4"/>
        </w:rPr>
        <w:commentReference w:id="1"/>
      </w:r>
      <w:r>
        <w:t>.</w:t>
      </w:r>
    </w:p>
    <w:p w14:paraId="0000000D" w14:textId="77777777" w:rsidR="000E62E3" w:rsidRDefault="000E62E3">
      <w:pPr>
        <w:jc w:val="both"/>
      </w:pPr>
    </w:p>
    <w:p w14:paraId="0000000E" w14:textId="11C87D6F" w:rsidR="000E62E3" w:rsidRDefault="00000000">
      <w:pPr>
        <w:jc w:val="both"/>
      </w:pPr>
      <w:r>
        <w:t xml:space="preserve">Each instance is a 28x28 pixel grayscale image. The data </w:t>
      </w:r>
      <w:del w:id="2" w:author="Qihao Liang" w:date="2025-03-17T09:29:00Z" w16du:dateUtc="2025-03-17T01:29:00Z">
        <w:r w:rsidDel="002D7E30">
          <w:delText>comes in</w:delText>
        </w:r>
      </w:del>
      <w:ins w:id="3" w:author="Qihao Liang" w:date="2025-03-17T09:29:00Z" w16du:dateUtc="2025-03-17T01:29:00Z">
        <w:r w:rsidR="002D7E30">
          <w:t>is provided in</w:t>
        </w:r>
      </w:ins>
      <w:r>
        <w:t xml:space="preserve"> a csv file, where each image is represented by a row consisting of a label column and 784 pixel columns</w:t>
      </w:r>
      <w:sdt>
        <w:sdtPr>
          <w:tag w:val="goog_rdk_0"/>
          <w:id w:val="-1249878428"/>
        </w:sdtPr>
        <w:sdtContent>
          <w:commentRangeStart w:id="4"/>
        </w:sdtContent>
      </w:sdt>
      <w:r>
        <w:t xml:space="preserve">. </w:t>
      </w:r>
      <w:commentRangeEnd w:id="4"/>
      <w:r>
        <w:commentReference w:id="4"/>
      </w:r>
      <w:r>
        <w:t>Each pixel takes a value from 0 - 255, where a higher number represents a darker pixel.</w:t>
      </w:r>
    </w:p>
    <w:p w14:paraId="0000000F" w14:textId="77777777" w:rsidR="000E62E3" w:rsidRDefault="000E62E3">
      <w:pPr>
        <w:jc w:val="both"/>
      </w:pPr>
    </w:p>
    <w:p w14:paraId="00000010" w14:textId="096A8E5C" w:rsidR="000E62E3" w:rsidRDefault="00000000">
      <w:pPr>
        <w:jc w:val="both"/>
      </w:pPr>
      <w:r>
        <w:t xml:space="preserve">This dataset is heavily inspired by the original MNIST dataset often used for training models. </w:t>
      </w:r>
      <w:del w:id="5" w:author="Qihao Liang" w:date="2025-03-17T09:31:00Z" w16du:dateUtc="2025-03-17T01:31:00Z">
        <w:r w:rsidDel="002D7E30">
          <w:delText xml:space="preserve">In fact, </w:delText>
        </w:r>
      </w:del>
      <w:r>
        <w:t xml:space="preserve">Zalando Research has created this dataset </w:t>
      </w:r>
      <w:commentRangeStart w:id="6"/>
      <w:r>
        <w:t>in the hopes of replacing</w:t>
      </w:r>
      <w:commentRangeEnd w:id="6"/>
      <w:r w:rsidR="002D7E30">
        <w:rPr>
          <w:rStyle w:val="af4"/>
        </w:rPr>
        <w:commentReference w:id="6"/>
      </w:r>
      <w:r>
        <w:t xml:space="preserve"> the MNIST dataset. </w:t>
      </w:r>
      <w:del w:id="7" w:author="Qihao Liang" w:date="2025-03-17T09:34:00Z" w16du:dateUtc="2025-03-17T01:34:00Z">
        <w:r w:rsidDel="00D01CB8">
          <w:delText>Fashion-MNIST is a large dataset with</w:delText>
        </w:r>
      </w:del>
      <w:ins w:id="8" w:author="Qihao Liang" w:date="2025-03-17T09:34:00Z" w16du:dateUtc="2025-03-17T01:34:00Z">
        <w:r w:rsidR="00D01CB8">
          <w:t>It has</w:t>
        </w:r>
      </w:ins>
      <w:r>
        <w:t xml:space="preserve"> the same structure as MNIST, but gives us the opportunity to train a reliable model on a more challenging image classification problem.</w:t>
      </w:r>
    </w:p>
    <w:p w14:paraId="00000011" w14:textId="77777777" w:rsidR="000E62E3" w:rsidRDefault="000E62E3">
      <w:pPr>
        <w:jc w:val="both"/>
      </w:pPr>
    </w:p>
    <w:p w14:paraId="00000012" w14:textId="77777777" w:rsidR="000E62E3" w:rsidRDefault="000E62E3">
      <w:pPr>
        <w:rPr>
          <w:rFonts w:ascii="Arial" w:eastAsia="Arial" w:hAnsi="Arial" w:cs="Arial"/>
          <w:sz w:val="22"/>
          <w:szCs w:val="22"/>
        </w:rPr>
      </w:pPr>
    </w:p>
    <w:p w14:paraId="00000013" w14:textId="77777777" w:rsidR="000E62E3" w:rsidRDefault="000E62E3">
      <w:pPr>
        <w:rPr>
          <w:rFonts w:ascii="Arial" w:eastAsia="Arial" w:hAnsi="Arial" w:cs="Arial"/>
          <w:sz w:val="22"/>
          <w:szCs w:val="22"/>
        </w:rPr>
      </w:pPr>
    </w:p>
    <w:p w14:paraId="00000014" w14:textId="77777777" w:rsidR="000E62E3" w:rsidRDefault="00000000">
      <w:pPr>
        <w:rPr>
          <w:b/>
        </w:rPr>
      </w:pPr>
      <w:r>
        <w:rPr>
          <w:b/>
        </w:rPr>
        <w:t>Project Title</w:t>
      </w:r>
    </w:p>
    <w:p w14:paraId="00000015" w14:textId="77777777" w:rsidR="000E62E3" w:rsidRDefault="000E62E3">
      <w:pPr>
        <w:rPr>
          <w:b/>
        </w:rPr>
      </w:pPr>
    </w:p>
    <w:p w14:paraId="00000016" w14:textId="77777777" w:rsidR="000E62E3" w:rsidRDefault="00000000">
      <w:pPr>
        <w:rPr>
          <w:b/>
          <w:u w:val="single"/>
        </w:rPr>
      </w:pPr>
      <w:r>
        <w:rPr>
          <w:b/>
          <w:u w:val="single"/>
        </w:rPr>
        <w:t>"Hybrid Image Classification: Evaluating Classical ML vs. Deep Learning"</w:t>
      </w:r>
    </w:p>
    <w:p w14:paraId="00000017" w14:textId="77777777" w:rsidR="000E62E3" w:rsidRDefault="000E62E3"/>
    <w:p w14:paraId="00000018" w14:textId="77777777" w:rsidR="000E62E3" w:rsidRDefault="000E62E3"/>
    <w:p w14:paraId="00000019" w14:textId="77777777" w:rsidR="000E62E3" w:rsidRDefault="00000000">
      <w:r>
        <w:rPr>
          <w:b/>
        </w:rPr>
        <w:t>Motivation</w:t>
      </w:r>
      <w:r>
        <w:t xml:space="preserve"> Explain why this project is interesting and important and the problem you aim to address.</w:t>
      </w:r>
    </w:p>
    <w:p w14:paraId="0000001A" w14:textId="77777777" w:rsidR="000E62E3" w:rsidRDefault="00000000">
      <w:pPr>
        <w:numPr>
          <w:ilvl w:val="0"/>
          <w:numId w:val="8"/>
        </w:numPr>
        <w:spacing w:before="280"/>
        <w:rPr>
          <w:i/>
          <w:color w:val="7F7F7F"/>
          <w:sz w:val="20"/>
          <w:szCs w:val="20"/>
        </w:rPr>
      </w:pPr>
      <w:r>
        <w:rPr>
          <w:i/>
          <w:color w:val="7F7F7F"/>
          <w:sz w:val="20"/>
          <w:szCs w:val="20"/>
        </w:rPr>
        <w:t>Does your motivation clearly describe a problem?</w:t>
      </w:r>
    </w:p>
    <w:p w14:paraId="0000001B" w14:textId="77777777" w:rsidR="000E62E3" w:rsidRDefault="00000000">
      <w:pPr>
        <w:numPr>
          <w:ilvl w:val="0"/>
          <w:numId w:val="8"/>
        </w:numPr>
        <w:spacing w:after="280"/>
        <w:rPr>
          <w:i/>
          <w:color w:val="7F7F7F"/>
          <w:sz w:val="20"/>
          <w:szCs w:val="20"/>
        </w:rPr>
      </w:pPr>
      <w:r>
        <w:rPr>
          <w:i/>
          <w:color w:val="7F7F7F"/>
          <w:sz w:val="20"/>
          <w:szCs w:val="20"/>
        </w:rPr>
        <w:t>Does it justify the problem’s significance? What are the benefits of addressing this problem? Who benefits from solving it?</w:t>
      </w:r>
    </w:p>
    <w:p w14:paraId="0000001C" w14:textId="77777777" w:rsidR="000E62E3" w:rsidRDefault="00000000">
      <w:pPr>
        <w:jc w:val="both"/>
      </w:pPr>
      <w:r>
        <w:t>Training a reliable image classification model, in the context of clothing, addresses a fundamental task in the domains of e-commerce, inventory management, or even media and entertainment.</w:t>
      </w:r>
    </w:p>
    <w:p w14:paraId="0000001D" w14:textId="77777777" w:rsidR="000E62E3" w:rsidRDefault="000E62E3">
      <w:pPr>
        <w:jc w:val="both"/>
      </w:pPr>
    </w:p>
    <w:p w14:paraId="0000001E" w14:textId="77777777" w:rsidR="000E62E3" w:rsidRDefault="00000000">
      <w:pPr>
        <w:jc w:val="both"/>
      </w:pPr>
      <w:r>
        <w:t xml:space="preserve">Traditional MNIST datasets, while reliable, do not address the complexity and nuance of </w:t>
      </w:r>
      <w:commentRangeStart w:id="9"/>
      <w:r>
        <w:t>real-world classification problems</w:t>
      </w:r>
      <w:commentRangeEnd w:id="9"/>
      <w:r w:rsidR="00D01CB8">
        <w:rPr>
          <w:rStyle w:val="af4"/>
        </w:rPr>
        <w:commentReference w:id="9"/>
      </w:r>
      <w:r>
        <w:t xml:space="preserve"> where the shape, texture, and style of clothes vary significantly.</w:t>
      </w:r>
    </w:p>
    <w:p w14:paraId="0000001F" w14:textId="77777777" w:rsidR="000E62E3" w:rsidRDefault="00000000">
      <w:pPr>
        <w:jc w:val="both"/>
      </w:pPr>
      <w:r>
        <w:t xml:space="preserve">Our project aims to develop and evaluate a reliable machine learning model that can accurately classify fashion items from </w:t>
      </w:r>
      <w:commentRangeStart w:id="10"/>
      <w:r>
        <w:t>images</w:t>
      </w:r>
      <w:commentRangeEnd w:id="10"/>
      <w:r w:rsidR="00D01CB8">
        <w:rPr>
          <w:rStyle w:val="af4"/>
        </w:rPr>
        <w:commentReference w:id="10"/>
      </w:r>
      <w:r>
        <w:t xml:space="preserve">. The implementation of our model in the abovementioned domains can create better shopping algorithms to improve the customer experience, automated inventory management, faster categorisation for </w:t>
      </w:r>
      <w:commentRangeStart w:id="11"/>
      <w:r>
        <w:t>warehouses and media outlets, and trend detection &amp; analysis.</w:t>
      </w:r>
      <w:commentRangeEnd w:id="11"/>
      <w:r w:rsidR="00EB2DBD">
        <w:rPr>
          <w:rStyle w:val="af4"/>
        </w:rPr>
        <w:commentReference w:id="11"/>
      </w:r>
    </w:p>
    <w:p w14:paraId="00000020" w14:textId="77777777" w:rsidR="000E62E3" w:rsidRDefault="000E62E3"/>
    <w:p w14:paraId="00000021" w14:textId="77777777" w:rsidR="000E62E3" w:rsidRDefault="000E62E3"/>
    <w:p w14:paraId="00000022" w14:textId="77777777" w:rsidR="000E62E3" w:rsidRDefault="00000000">
      <w:pPr>
        <w:tabs>
          <w:tab w:val="left" w:pos="2700"/>
        </w:tabs>
      </w:pPr>
      <w:r>
        <w:rPr>
          <w:b/>
        </w:rPr>
        <w:t>General Approach</w:t>
      </w:r>
      <w:r>
        <w:t xml:space="preserve"> A high-level description of the general approach you’ll use to address the questions.  Sketch out how you plan to run the necessary analysis and experiments.</w:t>
      </w:r>
    </w:p>
    <w:p w14:paraId="00000023" w14:textId="77777777" w:rsidR="000E62E3" w:rsidRDefault="00000000">
      <w:pPr>
        <w:numPr>
          <w:ilvl w:val="0"/>
          <w:numId w:val="9"/>
        </w:numPr>
        <w:spacing w:before="280"/>
        <w:rPr>
          <w:i/>
          <w:color w:val="7F7F7F"/>
          <w:sz w:val="20"/>
          <w:szCs w:val="20"/>
        </w:rPr>
      </w:pPr>
      <w:r>
        <w:rPr>
          <w:i/>
          <w:color w:val="7F7F7F"/>
          <w:sz w:val="20"/>
          <w:szCs w:val="20"/>
        </w:rPr>
        <w:t xml:space="preserve">What steps will you take in tackling your project? </w:t>
      </w:r>
    </w:p>
    <w:p w14:paraId="00000024" w14:textId="77777777" w:rsidR="000E62E3" w:rsidRDefault="00000000">
      <w:pPr>
        <w:numPr>
          <w:ilvl w:val="0"/>
          <w:numId w:val="9"/>
        </w:numPr>
        <w:spacing w:after="280"/>
        <w:rPr>
          <w:i/>
          <w:color w:val="7F7F7F"/>
          <w:sz w:val="20"/>
          <w:szCs w:val="20"/>
        </w:rPr>
      </w:pPr>
      <w:r>
        <w:rPr>
          <w:i/>
          <w:color w:val="7F7F7F"/>
          <w:sz w:val="20"/>
          <w:szCs w:val="20"/>
        </w:rPr>
        <w:t>For instance, how will you perform data analysis/cleaning? What machine learning models will you consider, and why do you think they are suitable for the problem?</w:t>
      </w:r>
    </w:p>
    <w:p w14:paraId="00000025" w14:textId="77777777" w:rsidR="000E62E3" w:rsidRDefault="00000000">
      <w:pPr>
        <w:numPr>
          <w:ilvl w:val="0"/>
          <w:numId w:val="4"/>
        </w:numPr>
      </w:pPr>
      <w:commentRangeStart w:id="12"/>
      <w:r>
        <w:t>Models to consider:</w:t>
      </w:r>
      <w:commentRangeEnd w:id="12"/>
      <w:r w:rsidR="00EB2DBD">
        <w:rPr>
          <w:rStyle w:val="af4"/>
        </w:rPr>
        <w:commentReference w:id="12"/>
      </w:r>
    </w:p>
    <w:p w14:paraId="00000026" w14:textId="77777777" w:rsidR="000E62E3" w:rsidRDefault="00000000">
      <w:pPr>
        <w:numPr>
          <w:ilvl w:val="1"/>
          <w:numId w:val="4"/>
        </w:numPr>
      </w:pPr>
      <w:sdt>
        <w:sdtPr>
          <w:tag w:val="goog_rdk_1"/>
          <w:id w:val="1395009515"/>
        </w:sdtPr>
        <w:sdtContent>
          <w:commentRangeStart w:id="13"/>
        </w:sdtContent>
      </w:sdt>
      <w:r>
        <w:t>Deep Neural Network</w:t>
      </w:r>
      <w:commentRangeEnd w:id="13"/>
      <w:r>
        <w:commentReference w:id="13"/>
      </w:r>
    </w:p>
    <w:p w14:paraId="00000027" w14:textId="77777777" w:rsidR="000E62E3" w:rsidRDefault="00000000">
      <w:pPr>
        <w:numPr>
          <w:ilvl w:val="2"/>
          <w:numId w:val="4"/>
        </w:numPr>
      </w:pPr>
      <w:r>
        <w:t>DNN v1 (CNN)</w:t>
      </w:r>
    </w:p>
    <w:p w14:paraId="00000028" w14:textId="77777777" w:rsidR="000E62E3" w:rsidRDefault="00000000">
      <w:pPr>
        <w:numPr>
          <w:ilvl w:val="2"/>
          <w:numId w:val="4"/>
        </w:numPr>
      </w:pPr>
      <w:r>
        <w:t>DNN v2 (CNN + Skip connection (residual network))</w:t>
      </w:r>
    </w:p>
    <w:p w14:paraId="00000029" w14:textId="77777777" w:rsidR="000E62E3" w:rsidRDefault="00000000">
      <w:pPr>
        <w:numPr>
          <w:ilvl w:val="2"/>
          <w:numId w:val="4"/>
        </w:numPr>
      </w:pPr>
      <w:r>
        <w:t>DNN v3 (CNN + Skip connection + Transformer)</w:t>
      </w:r>
    </w:p>
    <w:p w14:paraId="0000002A" w14:textId="77777777" w:rsidR="000E62E3" w:rsidRDefault="00000000">
      <w:pPr>
        <w:numPr>
          <w:ilvl w:val="2"/>
          <w:numId w:val="4"/>
        </w:numPr>
      </w:pPr>
      <w:r>
        <w:t>DNN v4 (Autoencoder)</w:t>
      </w:r>
    </w:p>
    <w:p w14:paraId="0000002B" w14:textId="77777777" w:rsidR="000E62E3" w:rsidRDefault="00000000">
      <w:pPr>
        <w:numPr>
          <w:ilvl w:val="1"/>
          <w:numId w:val="4"/>
        </w:numPr>
      </w:pPr>
      <w:r>
        <w:t>Feature Based ML</w:t>
      </w:r>
    </w:p>
    <w:p w14:paraId="0000002C" w14:textId="77777777" w:rsidR="000E62E3" w:rsidRDefault="00000000">
      <w:pPr>
        <w:numPr>
          <w:ilvl w:val="2"/>
          <w:numId w:val="4"/>
        </w:numPr>
      </w:pPr>
      <w:r>
        <w:t>KNN</w:t>
      </w:r>
    </w:p>
    <w:p w14:paraId="0000002D" w14:textId="77777777" w:rsidR="000E62E3" w:rsidRDefault="00000000">
      <w:pPr>
        <w:numPr>
          <w:ilvl w:val="2"/>
          <w:numId w:val="4"/>
        </w:numPr>
      </w:pPr>
      <w:r>
        <w:t>Decision Tree (Random forest)</w:t>
      </w:r>
    </w:p>
    <w:p w14:paraId="0000002E" w14:textId="77777777" w:rsidR="000E62E3" w:rsidRDefault="00000000">
      <w:pPr>
        <w:numPr>
          <w:ilvl w:val="2"/>
          <w:numId w:val="4"/>
        </w:numPr>
      </w:pPr>
      <w:r>
        <w:t>SVM</w:t>
      </w:r>
    </w:p>
    <w:p w14:paraId="0000002F" w14:textId="77777777" w:rsidR="000E62E3" w:rsidRDefault="00000000">
      <w:pPr>
        <w:numPr>
          <w:ilvl w:val="2"/>
          <w:numId w:val="4"/>
        </w:numPr>
      </w:pPr>
      <w:r>
        <w:t>Logistic Regression</w:t>
      </w:r>
    </w:p>
    <w:p w14:paraId="00000030" w14:textId="77777777" w:rsidR="000E62E3" w:rsidRDefault="00000000">
      <w:pPr>
        <w:numPr>
          <w:ilvl w:val="2"/>
          <w:numId w:val="4"/>
        </w:numPr>
      </w:pPr>
      <w:proofErr w:type="spellStart"/>
      <w:r>
        <w:t>XGBoost</w:t>
      </w:r>
      <w:proofErr w:type="spellEnd"/>
    </w:p>
    <w:p w14:paraId="00000031" w14:textId="77777777" w:rsidR="000E62E3" w:rsidRDefault="000E62E3"/>
    <w:p w14:paraId="00000032" w14:textId="77777777" w:rsidR="000E62E3" w:rsidRDefault="00000000">
      <w:pPr>
        <w:numPr>
          <w:ilvl w:val="0"/>
          <w:numId w:val="4"/>
        </w:numPr>
      </w:pPr>
      <w:r>
        <w:t>Data analysis and cleaning</w:t>
      </w:r>
    </w:p>
    <w:p w14:paraId="00000033" w14:textId="77777777" w:rsidR="000E62E3" w:rsidRDefault="00000000">
      <w:pPr>
        <w:numPr>
          <w:ilvl w:val="1"/>
          <w:numId w:val="4"/>
        </w:numPr>
      </w:pPr>
      <w:sdt>
        <w:sdtPr>
          <w:tag w:val="goog_rdk_2"/>
          <w:id w:val="575482401"/>
        </w:sdtPr>
        <w:sdtContent>
          <w:commentRangeStart w:id="14"/>
        </w:sdtContent>
      </w:sdt>
      <w:r>
        <w:t>General</w:t>
      </w:r>
      <w:commentRangeEnd w:id="14"/>
      <w:r>
        <w:commentReference w:id="14"/>
      </w:r>
    </w:p>
    <w:p w14:paraId="00000034" w14:textId="77777777" w:rsidR="000E62E3" w:rsidRDefault="00000000">
      <w:pPr>
        <w:numPr>
          <w:ilvl w:val="2"/>
          <w:numId w:val="4"/>
        </w:numPr>
      </w:pPr>
      <w:r>
        <w:t>Data Normalisation</w:t>
      </w:r>
    </w:p>
    <w:p w14:paraId="00000035" w14:textId="77777777" w:rsidR="000E62E3" w:rsidRDefault="00000000">
      <w:pPr>
        <w:numPr>
          <w:ilvl w:val="2"/>
          <w:numId w:val="4"/>
        </w:numPr>
      </w:pPr>
      <w:r>
        <w:t>Data structure analysis</w:t>
      </w:r>
    </w:p>
    <w:p w14:paraId="00000036" w14:textId="77777777" w:rsidR="000E62E3" w:rsidRDefault="00000000">
      <w:pPr>
        <w:numPr>
          <w:ilvl w:val="2"/>
          <w:numId w:val="4"/>
        </w:numPr>
      </w:pPr>
      <w:r>
        <w:t>Display random sample and class-wise grid visualisation</w:t>
      </w:r>
    </w:p>
    <w:p w14:paraId="00000037" w14:textId="77777777" w:rsidR="000E62E3" w:rsidRDefault="00000000">
      <w:pPr>
        <w:numPr>
          <w:ilvl w:val="2"/>
          <w:numId w:val="4"/>
        </w:numPr>
      </w:pPr>
      <w:r>
        <w:t>Remove blur or unrecognizable images</w:t>
      </w:r>
    </w:p>
    <w:p w14:paraId="00000038" w14:textId="5D0329A3" w:rsidR="000E62E3" w:rsidRDefault="00000000">
      <w:pPr>
        <w:numPr>
          <w:ilvl w:val="2"/>
          <w:numId w:val="4"/>
        </w:numPr>
      </w:pPr>
      <w:r>
        <w:t xml:space="preserve">Class imbalance analysis (Check if classes are imbalanced, make sure each set also has a similar </w:t>
      </w:r>
      <w:del w:id="15" w:author="Qihao Liang" w:date="2025-03-17T10:00:00Z" w16du:dateUtc="2025-03-17T02:00:00Z">
        <w:r w:rsidDel="00EB2DBD">
          <w:delText xml:space="preserve">proportion </w:delText>
        </w:r>
      </w:del>
      <w:ins w:id="16" w:author="Qihao Liang" w:date="2025-03-17T10:00:00Z" w16du:dateUtc="2025-03-17T02:00:00Z">
        <w:r w:rsidR="00EB2DBD">
          <w:t>distribution</w:t>
        </w:r>
        <w:r w:rsidR="00EB2DBD">
          <w:t xml:space="preserve"> </w:t>
        </w:r>
      </w:ins>
      <w:r>
        <w:t>of classes)</w:t>
      </w:r>
    </w:p>
    <w:p w14:paraId="00000039" w14:textId="77777777" w:rsidR="000E62E3" w:rsidRDefault="00000000">
      <w:pPr>
        <w:numPr>
          <w:ilvl w:val="1"/>
          <w:numId w:val="4"/>
        </w:numPr>
      </w:pPr>
      <w:r>
        <w:t>Data manipulation</w:t>
      </w:r>
    </w:p>
    <w:p w14:paraId="0000003A" w14:textId="77777777" w:rsidR="000E62E3" w:rsidRDefault="00000000">
      <w:pPr>
        <w:numPr>
          <w:ilvl w:val="2"/>
          <w:numId w:val="4"/>
        </w:numPr>
      </w:pPr>
      <w:r>
        <w:t>Deep Neural Network</w:t>
      </w:r>
    </w:p>
    <w:p w14:paraId="0000003B" w14:textId="77777777" w:rsidR="000E62E3" w:rsidRDefault="00000000">
      <w:pPr>
        <w:numPr>
          <w:ilvl w:val="3"/>
          <w:numId w:val="4"/>
        </w:numPr>
      </w:pPr>
      <w:r>
        <w:t>Data augmentation (rotate, flip, crop, translate)</w:t>
      </w:r>
      <w:r>
        <w:tab/>
      </w:r>
    </w:p>
    <w:p w14:paraId="0000003C" w14:textId="77777777" w:rsidR="000E62E3" w:rsidRDefault="00000000">
      <w:pPr>
        <w:numPr>
          <w:ilvl w:val="2"/>
          <w:numId w:val="4"/>
        </w:numPr>
      </w:pPr>
      <w:r>
        <w:t>Feature Based ML</w:t>
      </w:r>
    </w:p>
    <w:p w14:paraId="0000003D" w14:textId="77777777" w:rsidR="000E62E3" w:rsidRDefault="00000000">
      <w:pPr>
        <w:numPr>
          <w:ilvl w:val="3"/>
          <w:numId w:val="4"/>
        </w:numPr>
      </w:pPr>
      <w:r>
        <w:t>SIFT (Scale-Invariant Feature Transform)</w:t>
      </w:r>
    </w:p>
    <w:p w14:paraId="0000003E" w14:textId="77777777" w:rsidR="000E62E3" w:rsidRDefault="00000000">
      <w:pPr>
        <w:numPr>
          <w:ilvl w:val="3"/>
          <w:numId w:val="4"/>
        </w:numPr>
      </w:pPr>
      <w:r>
        <w:t>HOG (Histogram of Oriented Gradient)</w:t>
      </w:r>
    </w:p>
    <w:p w14:paraId="0000003F" w14:textId="581552F4" w:rsidR="000E62E3" w:rsidRDefault="00000000">
      <w:pPr>
        <w:numPr>
          <w:ilvl w:val="3"/>
          <w:numId w:val="4"/>
        </w:numPr>
      </w:pPr>
      <w:r>
        <w:t>Dimension reduction using PCA</w:t>
      </w:r>
      <w:commentRangeStart w:id="17"/>
      <w:commentRangeStart w:id="18"/>
      <w:ins w:id="19" w:author="Qihao Liang" w:date="2025-03-17T10:05:00Z" w16du:dateUtc="2025-03-17T02:05:00Z">
        <w:r w:rsidR="00EB2DBD">
          <w:t xml:space="preserve"> </w:t>
        </w:r>
      </w:ins>
      <w:commentRangeEnd w:id="17"/>
      <w:ins w:id="20" w:author="Qihao Liang" w:date="2025-03-17T10:06:00Z" w16du:dateUtc="2025-03-17T02:06:00Z">
        <w:r w:rsidR="00EB2DBD">
          <w:rPr>
            <w:rStyle w:val="af4"/>
          </w:rPr>
          <w:commentReference w:id="17"/>
        </w:r>
      </w:ins>
      <w:commentRangeEnd w:id="18"/>
      <w:ins w:id="21" w:author="Qihao Liang" w:date="2025-03-17T10:07:00Z" w16du:dateUtc="2025-03-17T02:07:00Z">
        <w:r w:rsidR="00EB2DBD">
          <w:rPr>
            <w:rStyle w:val="af4"/>
          </w:rPr>
          <w:commentReference w:id="18"/>
        </w:r>
      </w:ins>
    </w:p>
    <w:p w14:paraId="00000040" w14:textId="77777777" w:rsidR="000E62E3" w:rsidRDefault="000E62E3">
      <w:pPr>
        <w:ind w:left="1440"/>
      </w:pPr>
    </w:p>
    <w:p w14:paraId="00000041" w14:textId="77777777" w:rsidR="000E62E3" w:rsidRDefault="00000000">
      <w:pPr>
        <w:numPr>
          <w:ilvl w:val="0"/>
          <w:numId w:val="4"/>
        </w:numPr>
      </w:pPr>
      <w:r>
        <w:t xml:space="preserve">Model Implementation </w:t>
      </w:r>
    </w:p>
    <w:p w14:paraId="00000042" w14:textId="77777777" w:rsidR="000E62E3" w:rsidRDefault="00000000">
      <w:pPr>
        <w:numPr>
          <w:ilvl w:val="1"/>
          <w:numId w:val="4"/>
        </w:numPr>
      </w:pPr>
      <w:r>
        <w:t>Deep Neural Network</w:t>
      </w:r>
    </w:p>
    <w:p w14:paraId="00000043" w14:textId="77777777" w:rsidR="000E62E3" w:rsidRDefault="00000000">
      <w:pPr>
        <w:numPr>
          <w:ilvl w:val="2"/>
          <w:numId w:val="4"/>
        </w:numPr>
      </w:pPr>
      <w:proofErr w:type="spellStart"/>
      <w:r>
        <w:t>Tensorflow</w:t>
      </w:r>
      <w:proofErr w:type="spellEnd"/>
      <w:r>
        <w:t>/</w:t>
      </w:r>
      <w:proofErr w:type="spellStart"/>
      <w:r>
        <w:t>Pytorch</w:t>
      </w:r>
      <w:proofErr w:type="spellEnd"/>
      <w:r>
        <w:t xml:space="preserve"> implementation of DNN model using </w:t>
      </w:r>
      <w:proofErr w:type="spellStart"/>
      <w:r>
        <w:t>builtin</w:t>
      </w:r>
      <w:proofErr w:type="spellEnd"/>
      <w:r>
        <w:t xml:space="preserve"> functions like </w:t>
      </w:r>
      <w:proofErr w:type="spellStart"/>
      <w:r>
        <w:t>ReLU</w:t>
      </w:r>
      <w:proofErr w:type="spellEnd"/>
      <w:r>
        <w:t xml:space="preserve">, </w:t>
      </w:r>
      <w:proofErr w:type="spellStart"/>
      <w:r>
        <w:t>Maxpool</w:t>
      </w:r>
      <w:proofErr w:type="spellEnd"/>
      <w:r>
        <w:t>, Convolution layers.</w:t>
      </w:r>
    </w:p>
    <w:p w14:paraId="00000044" w14:textId="77777777" w:rsidR="000E62E3" w:rsidRDefault="00000000">
      <w:pPr>
        <w:numPr>
          <w:ilvl w:val="2"/>
          <w:numId w:val="4"/>
        </w:numPr>
      </w:pPr>
      <w:r>
        <w:t xml:space="preserve">Hyperparameter tuning using </w:t>
      </w:r>
      <w:proofErr w:type="spellStart"/>
      <w:r>
        <w:t>keras</w:t>
      </w:r>
      <w:proofErr w:type="spellEnd"/>
      <w:r>
        <w:t xml:space="preserve"> </w:t>
      </w:r>
      <w:proofErr w:type="spellStart"/>
      <w:r>
        <w:t>wandb</w:t>
      </w:r>
      <w:proofErr w:type="spellEnd"/>
      <w:r>
        <w:t xml:space="preserve"> etc</w:t>
      </w:r>
    </w:p>
    <w:p w14:paraId="00000045" w14:textId="77777777" w:rsidR="000E62E3" w:rsidRDefault="00000000">
      <w:pPr>
        <w:numPr>
          <w:ilvl w:val="1"/>
          <w:numId w:val="4"/>
        </w:numPr>
      </w:pPr>
      <w:r>
        <w:lastRenderedPageBreak/>
        <w:t>Sci-kit-learn implementation of Feature Based ML (KNN, SVM, etc..)</w:t>
      </w:r>
    </w:p>
    <w:p w14:paraId="00000046" w14:textId="77777777" w:rsidR="000E62E3" w:rsidRDefault="00000000">
      <w:pPr>
        <w:numPr>
          <w:ilvl w:val="2"/>
          <w:numId w:val="4"/>
        </w:numPr>
      </w:pPr>
      <w:proofErr w:type="spellStart"/>
      <w:r>
        <w:t>Tryout</w:t>
      </w:r>
      <w:proofErr w:type="spellEnd"/>
      <w:r>
        <w:t xml:space="preserve"> with different kinds of dataset (original, manipulated dataset)</w:t>
      </w:r>
    </w:p>
    <w:p w14:paraId="00000047" w14:textId="77777777" w:rsidR="000E62E3" w:rsidRDefault="00000000">
      <w:r>
        <w:t xml:space="preserve"> </w:t>
      </w:r>
    </w:p>
    <w:p w14:paraId="00000048" w14:textId="77777777" w:rsidR="000E62E3" w:rsidRDefault="00000000">
      <w:pPr>
        <w:numPr>
          <w:ilvl w:val="0"/>
          <w:numId w:val="4"/>
        </w:numPr>
      </w:pPr>
      <w:r>
        <w:t>Compile, Train and Evaluate model on test set</w:t>
      </w:r>
    </w:p>
    <w:p w14:paraId="00000049" w14:textId="77777777" w:rsidR="000E62E3" w:rsidRDefault="00000000">
      <w:pPr>
        <w:numPr>
          <w:ilvl w:val="1"/>
          <w:numId w:val="4"/>
        </w:numPr>
      </w:pPr>
      <w:r>
        <w:t>Use N-fold technique to split the data</w:t>
      </w:r>
    </w:p>
    <w:p w14:paraId="0000004A" w14:textId="77777777" w:rsidR="000E62E3" w:rsidRDefault="000E62E3">
      <w:pPr>
        <w:ind w:left="720"/>
      </w:pPr>
    </w:p>
    <w:p w14:paraId="0000004B" w14:textId="77777777" w:rsidR="000E62E3" w:rsidRDefault="00000000">
      <w:pPr>
        <w:numPr>
          <w:ilvl w:val="0"/>
          <w:numId w:val="4"/>
        </w:numPr>
      </w:pPr>
      <w:r>
        <w:t>Plot illustrations: Training and Validation accuracy, Confidence, Loss graphs, Confusion matrix, Precision Recall F1 Score</w:t>
      </w:r>
    </w:p>
    <w:p w14:paraId="0000004C" w14:textId="77777777" w:rsidR="000E62E3" w:rsidRDefault="000E62E3"/>
    <w:p w14:paraId="0000004D" w14:textId="77777777" w:rsidR="000E62E3" w:rsidRDefault="00000000">
      <w:pPr>
        <w:numPr>
          <w:ilvl w:val="0"/>
          <w:numId w:val="4"/>
        </w:numPr>
      </w:pPr>
      <w:r>
        <w:t>Using illustrations as actionable insights - consider if we need to augment data to reduce overfitting to the given dataset (EG reduce learning rate, L1/2 regularisation, take average of 4 pixel).</w:t>
      </w:r>
    </w:p>
    <w:p w14:paraId="0000004E" w14:textId="77777777" w:rsidR="000E62E3" w:rsidRDefault="000E62E3">
      <w:pPr>
        <w:ind w:left="720"/>
      </w:pPr>
    </w:p>
    <w:p w14:paraId="0000004F" w14:textId="77777777" w:rsidR="000E62E3" w:rsidRDefault="00000000">
      <w:pPr>
        <w:numPr>
          <w:ilvl w:val="0"/>
          <w:numId w:val="4"/>
        </w:numPr>
      </w:pPr>
      <w:r>
        <w:t>Repeat 4 ~ 6 until we get</w:t>
      </w:r>
      <w:commentRangeStart w:id="22"/>
      <w:r>
        <w:t xml:space="preserve"> </w:t>
      </w:r>
      <w:commentRangeEnd w:id="22"/>
      <w:r w:rsidR="005F7690">
        <w:rPr>
          <w:rStyle w:val="af4"/>
        </w:rPr>
        <w:commentReference w:id="22"/>
      </w:r>
    </w:p>
    <w:p w14:paraId="00000050" w14:textId="77777777" w:rsidR="000E62E3" w:rsidRDefault="00000000">
      <w:pPr>
        <w:ind w:left="720"/>
      </w:pPr>
      <w:r>
        <w:t xml:space="preserve"> </w:t>
      </w:r>
    </w:p>
    <w:p w14:paraId="00000051" w14:textId="77777777" w:rsidR="000E62E3" w:rsidRDefault="00000000">
      <w:pPr>
        <w:numPr>
          <w:ilvl w:val="0"/>
          <w:numId w:val="4"/>
        </w:numPr>
      </w:pPr>
      <w:r>
        <w:t>Plot illustrations again based on evaluation matrices</w:t>
      </w:r>
    </w:p>
    <w:p w14:paraId="00000052" w14:textId="77777777" w:rsidR="000E62E3" w:rsidRDefault="000E62E3"/>
    <w:p w14:paraId="00000053" w14:textId="77777777" w:rsidR="000E62E3" w:rsidRDefault="000E62E3"/>
    <w:p w14:paraId="00000054" w14:textId="77777777" w:rsidR="000E62E3" w:rsidRDefault="00000000">
      <w:pPr>
        <w:spacing w:before="280" w:after="280"/>
        <w:rPr>
          <w:color w:val="000000"/>
        </w:rPr>
      </w:pPr>
      <w:r>
        <w:rPr>
          <w:b/>
          <w:color w:val="000000"/>
        </w:rPr>
        <w:t xml:space="preserve">Evaluation </w:t>
      </w:r>
      <w:r>
        <w:rPr>
          <w:color w:val="000000"/>
        </w:rPr>
        <w:t>Indicate how you will evaluate your project, i.e., how will you evaluate how your experiments have turned out?</w:t>
      </w:r>
    </w:p>
    <w:p w14:paraId="00000055" w14:textId="77777777" w:rsidR="000E62E3" w:rsidRDefault="00000000">
      <w:pPr>
        <w:numPr>
          <w:ilvl w:val="0"/>
          <w:numId w:val="10"/>
        </w:numPr>
        <w:spacing w:before="280" w:after="280"/>
        <w:rPr>
          <w:i/>
          <w:color w:val="7F7F7F"/>
          <w:sz w:val="20"/>
          <w:szCs w:val="20"/>
        </w:rPr>
      </w:pPr>
      <w:r>
        <w:rPr>
          <w:i/>
          <w:color w:val="7F7F7F"/>
          <w:sz w:val="20"/>
          <w:szCs w:val="20"/>
        </w:rPr>
        <w:t>How will you evaluate how well you did as a whole? Of course the most important aspect is evaluating how well the models you proposed perform. How will you do so? What evaluation metrics will you consider?</w:t>
      </w:r>
    </w:p>
    <w:p w14:paraId="00000056" w14:textId="77777777" w:rsidR="000E62E3" w:rsidRDefault="00000000">
      <w:r>
        <w:t>Evaluation metrics:</w:t>
      </w:r>
    </w:p>
    <w:p w14:paraId="00000057" w14:textId="77777777" w:rsidR="000E62E3" w:rsidRDefault="00000000">
      <w:pPr>
        <w:numPr>
          <w:ilvl w:val="0"/>
          <w:numId w:val="5"/>
        </w:numPr>
      </w:pPr>
      <w:r>
        <w:t xml:space="preserve">Model-wise (inference time /training time /model size &amp; </w:t>
      </w:r>
      <w:proofErr w:type="spellStart"/>
      <w:r>
        <w:t>no.parameter</w:t>
      </w:r>
      <w:proofErr w:type="spellEnd"/>
      <w:r>
        <w:t>)</w:t>
      </w:r>
    </w:p>
    <w:p w14:paraId="00000058" w14:textId="77777777" w:rsidR="000E62E3" w:rsidRDefault="00000000">
      <w:pPr>
        <w:numPr>
          <w:ilvl w:val="0"/>
          <w:numId w:val="6"/>
        </w:numPr>
      </w:pPr>
      <w:r>
        <w:t>Accuracy (percentage of correctly predicted vs actual label)</w:t>
      </w:r>
    </w:p>
    <w:p w14:paraId="00000059" w14:textId="77777777" w:rsidR="000E62E3" w:rsidRDefault="00000000">
      <w:pPr>
        <w:numPr>
          <w:ilvl w:val="0"/>
          <w:numId w:val="6"/>
        </w:numPr>
      </w:pPr>
      <w:r>
        <w:t>F1 Score</w:t>
      </w:r>
    </w:p>
    <w:p w14:paraId="0000005A" w14:textId="77777777" w:rsidR="000E62E3" w:rsidRDefault="00000000">
      <w:pPr>
        <w:numPr>
          <w:ilvl w:val="0"/>
          <w:numId w:val="6"/>
        </w:numPr>
      </w:pPr>
      <w:commentRangeStart w:id="23"/>
      <w:r>
        <w:t>Confusion matrix</w:t>
      </w:r>
      <w:commentRangeEnd w:id="23"/>
      <w:r w:rsidR="005F7690">
        <w:rPr>
          <w:rStyle w:val="af4"/>
        </w:rPr>
        <w:commentReference w:id="23"/>
      </w:r>
    </w:p>
    <w:p w14:paraId="0000005B" w14:textId="77777777" w:rsidR="000E62E3" w:rsidRDefault="00000000">
      <w:pPr>
        <w:numPr>
          <w:ilvl w:val="0"/>
          <w:numId w:val="6"/>
        </w:numPr>
      </w:pPr>
      <w:r>
        <w:t>Log loss</w:t>
      </w:r>
    </w:p>
    <w:p w14:paraId="0000005C" w14:textId="77777777" w:rsidR="000E62E3" w:rsidRDefault="00000000">
      <w:pPr>
        <w:numPr>
          <w:ilvl w:val="0"/>
          <w:numId w:val="6"/>
        </w:numPr>
      </w:pPr>
      <w:r>
        <w:t>Check for overfitting using training accuracy vs test accuracy</w:t>
      </w:r>
    </w:p>
    <w:p w14:paraId="0000005D" w14:textId="77777777" w:rsidR="000E62E3" w:rsidRDefault="00000000">
      <w:pPr>
        <w:numPr>
          <w:ilvl w:val="0"/>
          <w:numId w:val="6"/>
        </w:numPr>
      </w:pPr>
      <w:commentRangeStart w:id="24"/>
      <w:r>
        <w:t>Decent inference time and memory usage</w:t>
      </w:r>
      <w:commentRangeEnd w:id="24"/>
      <w:r w:rsidR="005F7690">
        <w:rPr>
          <w:rStyle w:val="af4"/>
        </w:rPr>
        <w:commentReference w:id="24"/>
      </w:r>
    </w:p>
    <w:p w14:paraId="0000005E" w14:textId="77777777" w:rsidR="000E62E3" w:rsidRDefault="00000000">
      <w:pPr>
        <w:numPr>
          <w:ilvl w:val="0"/>
          <w:numId w:val="6"/>
        </w:numPr>
      </w:pPr>
      <w:commentRangeStart w:id="25"/>
      <w:commentRangeStart w:id="26"/>
      <w:r>
        <w:t>Class accuracy</w:t>
      </w:r>
      <w:commentRangeEnd w:id="25"/>
      <w:r w:rsidR="005F7690">
        <w:rPr>
          <w:rStyle w:val="af4"/>
        </w:rPr>
        <w:commentReference w:id="25"/>
      </w:r>
      <w:commentRangeEnd w:id="26"/>
      <w:r w:rsidR="005F7690">
        <w:rPr>
          <w:rStyle w:val="af4"/>
        </w:rPr>
        <w:commentReference w:id="26"/>
      </w:r>
    </w:p>
    <w:p w14:paraId="0000005F" w14:textId="77777777" w:rsidR="000E62E3" w:rsidRDefault="00000000">
      <w:pPr>
        <w:numPr>
          <w:ilvl w:val="0"/>
          <w:numId w:val="5"/>
        </w:numPr>
      </w:pPr>
      <w:r>
        <w:t>Top-k Accuracy (percentage of cases where the class is among top k predicted class)</w:t>
      </w:r>
    </w:p>
    <w:p w14:paraId="00000060" w14:textId="77777777" w:rsidR="000E62E3" w:rsidRDefault="00000000">
      <w:pPr>
        <w:numPr>
          <w:ilvl w:val="0"/>
          <w:numId w:val="5"/>
        </w:numPr>
      </w:pPr>
      <w:commentRangeStart w:id="27"/>
      <w:r>
        <w:t>AUC-ROC, AUC-PR</w:t>
      </w:r>
      <w:commentRangeEnd w:id="27"/>
      <w:r w:rsidR="005F7690">
        <w:rPr>
          <w:rStyle w:val="af4"/>
        </w:rPr>
        <w:commentReference w:id="27"/>
      </w:r>
    </w:p>
    <w:p w14:paraId="00000061" w14:textId="77777777" w:rsidR="000E62E3" w:rsidRDefault="00000000">
      <w:pPr>
        <w:spacing w:before="280" w:after="280"/>
        <w:rPr>
          <w:color w:val="000000"/>
        </w:rPr>
      </w:pPr>
      <w:r>
        <w:rPr>
          <w:b/>
          <w:color w:val="000000"/>
        </w:rPr>
        <w:t>Resources</w:t>
      </w:r>
      <w:r>
        <w:rPr>
          <w:color w:val="000000"/>
        </w:rPr>
        <w:t xml:space="preserve"> A list of resources you need to conduct the project. This includes additional reading, software, compute, additional datasets, reference code (GitHub links etc) beyond your chosen dataset. </w:t>
      </w:r>
    </w:p>
    <w:p w14:paraId="00000062" w14:textId="77777777" w:rsidR="000E62E3" w:rsidRDefault="00000000">
      <w:pPr>
        <w:numPr>
          <w:ilvl w:val="0"/>
          <w:numId w:val="11"/>
        </w:numPr>
        <w:spacing w:before="280" w:after="280"/>
        <w:rPr>
          <w:i/>
          <w:color w:val="7F7F7F"/>
          <w:sz w:val="20"/>
          <w:szCs w:val="20"/>
        </w:rPr>
      </w:pPr>
      <w:r>
        <w:rPr>
          <w:i/>
          <w:color w:val="7F7F7F"/>
          <w:sz w:val="20"/>
          <w:szCs w:val="20"/>
        </w:rPr>
        <w:t>If the resources are public, provide references. If they are not public, how will you plan to obtain them? For example, will the team plan to scrape the data off the internet themselves?</w:t>
      </w:r>
    </w:p>
    <w:p w14:paraId="00000063" w14:textId="77777777" w:rsidR="000E62E3" w:rsidRDefault="000E62E3"/>
    <w:p w14:paraId="00000064" w14:textId="77777777" w:rsidR="000E62E3" w:rsidRDefault="00000000">
      <w:r>
        <w:t>Readings:</w:t>
      </w:r>
    </w:p>
    <w:p w14:paraId="00000065" w14:textId="77777777" w:rsidR="000E62E3" w:rsidRDefault="00000000">
      <w:pPr>
        <w:numPr>
          <w:ilvl w:val="0"/>
          <w:numId w:val="3"/>
        </w:numPr>
      </w:pPr>
      <w:proofErr w:type="spellStart"/>
      <w:r>
        <w:t>ResNet</w:t>
      </w:r>
      <w:proofErr w:type="spellEnd"/>
      <w:r>
        <w:t xml:space="preserve"> paper:  </w:t>
      </w:r>
      <w:hyperlink r:id="rId10">
        <w:r>
          <w:rPr>
            <w:color w:val="1155CC"/>
            <w:u w:val="single"/>
          </w:rPr>
          <w:t>https://arxiv.org/pdf/1512.03385</w:t>
        </w:r>
      </w:hyperlink>
    </w:p>
    <w:p w14:paraId="00000066" w14:textId="77777777" w:rsidR="000E62E3" w:rsidRDefault="00000000">
      <w:pPr>
        <w:numPr>
          <w:ilvl w:val="0"/>
          <w:numId w:val="3"/>
        </w:numPr>
      </w:pPr>
      <w:proofErr w:type="spellStart"/>
      <w:r>
        <w:t>ResNet</w:t>
      </w:r>
      <w:proofErr w:type="spellEnd"/>
      <w:r>
        <w:t xml:space="preserve"> implementation with torch:  </w:t>
      </w:r>
      <w:hyperlink r:id="rId11">
        <w:r>
          <w:rPr>
            <w:color w:val="1155CC"/>
            <w:u w:val="single"/>
          </w:rPr>
          <w:t>https://pytorch.org/hub/pytorch_vision_resnet/</w:t>
        </w:r>
      </w:hyperlink>
    </w:p>
    <w:p w14:paraId="00000067" w14:textId="77777777" w:rsidR="000E62E3" w:rsidRDefault="00000000">
      <w:pPr>
        <w:numPr>
          <w:ilvl w:val="0"/>
          <w:numId w:val="3"/>
        </w:numPr>
      </w:pPr>
      <w:r>
        <w:t xml:space="preserve">Transformer paper: </w:t>
      </w:r>
      <w:hyperlink r:id="rId12">
        <w:r>
          <w:rPr>
            <w:color w:val="1155CC"/>
            <w:u w:val="single"/>
          </w:rPr>
          <w:t>https://arxiv.org/pdf/1706.03762</w:t>
        </w:r>
      </w:hyperlink>
    </w:p>
    <w:p w14:paraId="00000068" w14:textId="77777777" w:rsidR="000E62E3" w:rsidRDefault="00000000">
      <w:pPr>
        <w:numPr>
          <w:ilvl w:val="0"/>
          <w:numId w:val="3"/>
        </w:numPr>
      </w:pPr>
      <w:proofErr w:type="spellStart"/>
      <w:r>
        <w:lastRenderedPageBreak/>
        <w:t>Conda</w:t>
      </w:r>
      <w:proofErr w:type="spellEnd"/>
      <w:r>
        <w:t xml:space="preserve"> Virtual Environment: </w:t>
      </w:r>
      <w:hyperlink r:id="rId13">
        <w:r>
          <w:rPr>
            <w:color w:val="1155CC"/>
            <w:u w:val="single"/>
          </w:rPr>
          <w:t>https://docs.conda.io/projects/conda/en/stable/user-guide/tasks/manage-environments.html</w:t>
        </w:r>
      </w:hyperlink>
    </w:p>
    <w:p w14:paraId="00000069" w14:textId="77777777" w:rsidR="000E62E3" w:rsidRDefault="00000000">
      <w:pPr>
        <w:numPr>
          <w:ilvl w:val="0"/>
          <w:numId w:val="3"/>
        </w:numPr>
      </w:pPr>
      <w:r>
        <w:t xml:space="preserve">SOC Computing GPU cluster: </w:t>
      </w:r>
      <w:hyperlink r:id="rId14">
        <w:r>
          <w:rPr>
            <w:color w:val="1155CC"/>
            <w:u w:val="single"/>
          </w:rPr>
          <w:t>https://dochub.comp.nus.edu.sg/cf/guides/compute-cluster/start</w:t>
        </w:r>
      </w:hyperlink>
    </w:p>
    <w:p w14:paraId="0000006A" w14:textId="77777777" w:rsidR="000E62E3" w:rsidRDefault="00000000">
      <w:pPr>
        <w:numPr>
          <w:ilvl w:val="0"/>
          <w:numId w:val="3"/>
        </w:numPr>
      </w:pPr>
      <w:r>
        <w:t>HOG / SVM</w:t>
      </w:r>
    </w:p>
    <w:p w14:paraId="0000006B" w14:textId="77777777" w:rsidR="000E62E3" w:rsidRDefault="00000000">
      <w:pPr>
        <w:ind w:left="720"/>
      </w:pPr>
      <w:hyperlink r:id="rId15">
        <w:r>
          <w:rPr>
            <w:color w:val="1155CC"/>
            <w:u w:val="single"/>
          </w:rPr>
          <w:t>https://www.ijitee.org/wp-content/uploads/papers/v8i5/E3075038519.pdf</w:t>
        </w:r>
      </w:hyperlink>
    </w:p>
    <w:p w14:paraId="0000006C" w14:textId="77777777" w:rsidR="000E62E3" w:rsidRDefault="000E62E3">
      <w:pPr>
        <w:ind w:left="720"/>
      </w:pPr>
    </w:p>
    <w:p w14:paraId="0000006D" w14:textId="77777777" w:rsidR="000E62E3" w:rsidRDefault="000E62E3">
      <w:pPr>
        <w:rPr>
          <w:b/>
        </w:rPr>
      </w:pPr>
    </w:p>
    <w:p w14:paraId="0000006E" w14:textId="77777777" w:rsidR="000E62E3" w:rsidRDefault="000E62E3">
      <w:pPr>
        <w:rPr>
          <w:b/>
        </w:rPr>
      </w:pPr>
    </w:p>
    <w:p w14:paraId="0000006F" w14:textId="77777777" w:rsidR="000E62E3" w:rsidRDefault="000E62E3">
      <w:pPr>
        <w:rPr>
          <w:b/>
        </w:rPr>
      </w:pPr>
    </w:p>
    <w:p w14:paraId="00000070" w14:textId="77777777" w:rsidR="000E62E3" w:rsidRDefault="000E62E3">
      <w:pPr>
        <w:rPr>
          <w:b/>
        </w:rPr>
      </w:pPr>
    </w:p>
    <w:p w14:paraId="00000071" w14:textId="77777777" w:rsidR="000E62E3" w:rsidRDefault="00000000">
      <w:commentRangeStart w:id="28"/>
      <w:r>
        <w:rPr>
          <w:b/>
        </w:rPr>
        <w:t>Role Assignment</w:t>
      </w:r>
      <w:commentRangeEnd w:id="28"/>
      <w:r w:rsidR="005F7690">
        <w:rPr>
          <w:rStyle w:val="af4"/>
        </w:rPr>
        <w:commentReference w:id="28"/>
      </w:r>
      <w:r>
        <w:t xml:space="preserve"> and Schedule. Provide a schedule of work for the entire team indicating when you plan to complete components of the project. Make sure the schedule is plausible. </w:t>
      </w:r>
    </w:p>
    <w:p w14:paraId="00000072" w14:textId="77777777" w:rsidR="000E62E3" w:rsidRDefault="00000000">
      <w:pPr>
        <w:numPr>
          <w:ilvl w:val="0"/>
          <w:numId w:val="12"/>
        </w:numPr>
        <w:spacing w:before="280"/>
        <w:rPr>
          <w:i/>
          <w:color w:val="7F7F7F"/>
          <w:sz w:val="20"/>
          <w:szCs w:val="20"/>
        </w:rPr>
      </w:pPr>
      <w:r>
        <w:rPr>
          <w:i/>
          <w:color w:val="7F7F7F"/>
          <w:sz w:val="20"/>
          <w:szCs w:val="20"/>
        </w:rPr>
        <w:t>A tentative schedule indicating when the team plans to complete major milestones.</w:t>
      </w:r>
    </w:p>
    <w:p w14:paraId="00000073" w14:textId="77777777" w:rsidR="000E62E3" w:rsidRDefault="00000000">
      <w:pPr>
        <w:numPr>
          <w:ilvl w:val="0"/>
          <w:numId w:val="12"/>
        </w:numPr>
        <w:rPr>
          <w:i/>
          <w:color w:val="7F7F7F"/>
          <w:sz w:val="20"/>
          <w:szCs w:val="20"/>
        </w:rPr>
      </w:pPr>
      <w:r>
        <w:rPr>
          <w:i/>
          <w:color w:val="7F7F7F"/>
          <w:sz w:val="20"/>
          <w:szCs w:val="20"/>
        </w:rPr>
        <w:t>This must include assignment of roles to different members. For example, Alan is in charge of data cleaning, Sarah is in charge of initial model exploration. It is fine for multiple members to work on the same tasks, as long as there is a fair distribution of work. The purpose of this is to avoid cases of freeloading.</w:t>
      </w:r>
    </w:p>
    <w:p w14:paraId="00000074" w14:textId="77777777" w:rsidR="000E62E3" w:rsidRDefault="00000000">
      <w:pPr>
        <w:numPr>
          <w:ilvl w:val="0"/>
          <w:numId w:val="12"/>
        </w:numPr>
        <w:rPr>
          <w:i/>
          <w:color w:val="7F7F7F"/>
          <w:sz w:val="20"/>
          <w:szCs w:val="20"/>
        </w:rPr>
      </w:pPr>
      <w:r>
        <w:rPr>
          <w:i/>
          <w:color w:val="7F7F7F"/>
          <w:sz w:val="20"/>
          <w:szCs w:val="20"/>
        </w:rPr>
        <w:t>You must submit at least two updates to your TA throughout the project. Indicate the dates of these updates (ensure they are reasonably spread out) and the milestones you expect to be completed by then in the next section.</w:t>
      </w:r>
    </w:p>
    <w:p w14:paraId="00000075" w14:textId="77777777" w:rsidR="000E62E3" w:rsidRDefault="00000000">
      <w:pPr>
        <w:numPr>
          <w:ilvl w:val="0"/>
          <w:numId w:val="12"/>
        </w:numPr>
        <w:spacing w:after="280"/>
        <w:rPr>
          <w:i/>
          <w:color w:val="7F7F7F"/>
          <w:sz w:val="20"/>
          <w:szCs w:val="20"/>
        </w:rPr>
      </w:pPr>
      <w:r>
        <w:rPr>
          <w:i/>
          <w:color w:val="7F7F7F"/>
          <w:sz w:val="20"/>
          <w:szCs w:val="20"/>
        </w:rPr>
        <w:t xml:space="preserve">Make sure you have enough time in your team schedule at the end to gather everyone’s work together to gather insights through discussion and by comparing and contrasting the datasets and algorithms. </w:t>
      </w:r>
    </w:p>
    <w:p w14:paraId="00000076" w14:textId="77777777" w:rsidR="000E62E3" w:rsidRDefault="000E62E3">
      <w:pPr>
        <w:spacing w:before="280" w:after="280"/>
        <w:rPr>
          <w:i/>
          <w:color w:val="7F7F7F"/>
          <w:sz w:val="20"/>
          <w:szCs w:val="20"/>
        </w:rPr>
      </w:pPr>
    </w:p>
    <w:p w14:paraId="00000077" w14:textId="77777777" w:rsidR="000E62E3" w:rsidRDefault="00000000">
      <w:pPr>
        <w:spacing w:before="280" w:after="280"/>
        <w:rPr>
          <w:b/>
          <w:color w:val="7F7F7F"/>
          <w:sz w:val="20"/>
          <w:szCs w:val="20"/>
        </w:rPr>
      </w:pPr>
      <w:r>
        <w:rPr>
          <w:b/>
          <w:color w:val="7F7F7F"/>
          <w:sz w:val="20"/>
          <w:szCs w:val="20"/>
        </w:rPr>
        <w:t>Each student needs to specify two milestones here to ensure that you work in a timely manner.</w:t>
      </w:r>
    </w:p>
    <w:p w14:paraId="00000078" w14:textId="77777777" w:rsidR="000E62E3" w:rsidRDefault="00000000">
      <w:pPr>
        <w:spacing w:before="280" w:after="280"/>
        <w:rPr>
          <w:b/>
          <w:color w:val="7F7F7F"/>
          <w:sz w:val="20"/>
          <w:szCs w:val="20"/>
        </w:rPr>
      </w:pPr>
      <w:r>
        <w:rPr>
          <w:b/>
          <w:color w:val="7F7F7F"/>
          <w:sz w:val="20"/>
          <w:szCs w:val="20"/>
        </w:rPr>
        <w:t xml:space="preserve">At each of the milestone deadlines, you are required to do a brief update on your progress in the project discussion group on Canvas. The project mentor (TA) will check your progress submissions to ensure that you have contributed to the project as part of evaluation. </w:t>
      </w:r>
    </w:p>
    <w:p w14:paraId="00000079" w14:textId="77777777" w:rsidR="000E62E3" w:rsidRDefault="00000000">
      <w:pPr>
        <w:spacing w:before="280" w:after="280"/>
        <w:rPr>
          <w:b/>
          <w:color w:val="7F7F7F"/>
          <w:sz w:val="20"/>
          <w:szCs w:val="20"/>
        </w:rPr>
      </w:pPr>
      <w:r>
        <w:rPr>
          <w:b/>
          <w:color w:val="7F7F7F"/>
          <w:sz w:val="20"/>
          <w:szCs w:val="20"/>
        </w:rPr>
        <w:t>Please insert your milestones below.</w:t>
      </w:r>
      <w:r>
        <w:rPr>
          <w:b/>
          <w:color w:val="7F7F7F"/>
          <w:sz w:val="20"/>
          <w:szCs w:val="20"/>
        </w:rPr>
        <w:tab/>
      </w:r>
    </w:p>
    <w:p w14:paraId="0000007A" w14:textId="77777777" w:rsidR="000E62E3" w:rsidRDefault="00000000">
      <w:pPr>
        <w:numPr>
          <w:ilvl w:val="0"/>
          <w:numId w:val="2"/>
        </w:numPr>
      </w:pPr>
      <w:sdt>
        <w:sdtPr>
          <w:tag w:val="goog_rdk_3"/>
          <w:id w:val="-227461333"/>
        </w:sdtPr>
        <w:sdtContent>
          <w:commentRangeStart w:id="29"/>
        </w:sdtContent>
      </w:sdt>
      <w:r>
        <w:t>Data Preprocess and cleaning</w:t>
      </w:r>
      <w:commentRangeEnd w:id="29"/>
      <w:r>
        <w:commentReference w:id="29"/>
      </w:r>
    </w:p>
    <w:p w14:paraId="0000007B" w14:textId="77777777" w:rsidR="000E62E3" w:rsidRDefault="000E62E3">
      <w:pPr>
        <w:ind w:left="720"/>
        <w:rPr>
          <w:b/>
          <w:color w:val="7F7F7F"/>
          <w:sz w:val="20"/>
          <w:szCs w:val="20"/>
        </w:rPr>
      </w:pPr>
    </w:p>
    <w:sdt>
      <w:sdtPr>
        <w:tag w:val="goog_rdk_5"/>
        <w:id w:val="2082857851"/>
        <w:lock w:val="contentLocked"/>
      </w:sdtPr>
      <w:sdtContent>
        <w:tbl>
          <w:tblPr>
            <w:tblStyle w:val="af"/>
            <w:tblW w:w="828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00"/>
            <w:gridCol w:w="2040"/>
          </w:tblGrid>
          <w:tr w:rsidR="000E62E3" w14:paraId="77F40FBD" w14:textId="77777777">
            <w:tc>
              <w:tcPr>
                <w:tcW w:w="1740" w:type="dxa"/>
              </w:tcPr>
              <w:p w14:paraId="0000007C" w14:textId="77777777" w:rsidR="000E62E3" w:rsidRDefault="00000000">
                <w:pPr>
                  <w:rPr>
                    <w:sz w:val="20"/>
                    <w:szCs w:val="20"/>
                  </w:rPr>
                </w:pPr>
                <w:r>
                  <w:rPr>
                    <w:sz w:val="20"/>
                    <w:szCs w:val="20"/>
                  </w:rPr>
                  <w:t>Name</w:t>
                </w:r>
              </w:p>
            </w:tc>
            <w:tc>
              <w:tcPr>
                <w:tcW w:w="4500" w:type="dxa"/>
              </w:tcPr>
              <w:p w14:paraId="0000007D" w14:textId="77777777" w:rsidR="000E62E3" w:rsidRDefault="00000000">
                <w:pPr>
                  <w:rPr>
                    <w:sz w:val="20"/>
                    <w:szCs w:val="20"/>
                  </w:rPr>
                </w:pPr>
                <w:r>
                  <w:rPr>
                    <w:sz w:val="20"/>
                    <w:szCs w:val="20"/>
                  </w:rPr>
                  <w:t>Milestone</w:t>
                </w:r>
              </w:p>
            </w:tc>
            <w:tc>
              <w:tcPr>
                <w:tcW w:w="2040" w:type="dxa"/>
              </w:tcPr>
              <w:p w14:paraId="0000007E" w14:textId="77777777" w:rsidR="000E62E3" w:rsidRDefault="00000000">
                <w:pPr>
                  <w:rPr>
                    <w:b/>
                    <w:color w:val="7F7F7F"/>
                    <w:sz w:val="20"/>
                    <w:szCs w:val="20"/>
                  </w:rPr>
                </w:pPr>
                <w:r>
                  <w:rPr>
                    <w:b/>
                    <w:color w:val="7F7F7F"/>
                    <w:sz w:val="20"/>
                    <w:szCs w:val="20"/>
                  </w:rPr>
                  <w:t>Deadline</w:t>
                </w:r>
              </w:p>
            </w:tc>
          </w:tr>
          <w:tr w:rsidR="000E62E3" w14:paraId="77B7974D" w14:textId="77777777">
            <w:tc>
              <w:tcPr>
                <w:tcW w:w="1740" w:type="dxa"/>
              </w:tcPr>
              <w:p w14:paraId="0000007F" w14:textId="77777777" w:rsidR="000E62E3" w:rsidRDefault="00000000">
                <w:pPr>
                  <w:rPr>
                    <w:sz w:val="20"/>
                    <w:szCs w:val="20"/>
                  </w:rPr>
                </w:pPr>
                <w:r>
                  <w:rPr>
                    <w:sz w:val="20"/>
                    <w:szCs w:val="20"/>
                  </w:rPr>
                  <w:t>Mingchuan</w:t>
                </w:r>
              </w:p>
            </w:tc>
            <w:tc>
              <w:tcPr>
                <w:tcW w:w="4500" w:type="dxa"/>
              </w:tcPr>
              <w:p w14:paraId="00000080" w14:textId="77777777" w:rsidR="000E62E3" w:rsidRDefault="00000000">
                <w:pPr>
                  <w:rPr>
                    <w:sz w:val="20"/>
                    <w:szCs w:val="20"/>
                  </w:rPr>
                </w:pPr>
                <w:r>
                  <w:rPr>
                    <w:sz w:val="20"/>
                    <w:szCs w:val="20"/>
                  </w:rPr>
                  <w:t>Perform general exploratory data analysis (</w:t>
                </w:r>
                <w:sdt>
                  <w:sdtPr>
                    <w:tag w:val="goog_rdk_4"/>
                    <w:id w:val="-770158998"/>
                  </w:sdtPr>
                  <w:sdtContent>
                    <w:commentRangeStart w:id="30"/>
                  </w:sdtContent>
                </w:sdt>
                <w:r>
                  <w:rPr>
                    <w:sz w:val="20"/>
                    <w:szCs w:val="20"/>
                  </w:rPr>
                  <w:t>EDA</w:t>
                </w:r>
                <w:commentRangeEnd w:id="30"/>
                <w:r>
                  <w:commentReference w:id="30"/>
                </w:r>
                <w:r>
                  <w:rPr>
                    <w:sz w:val="20"/>
                    <w:szCs w:val="20"/>
                  </w:rPr>
                  <w:t xml:space="preserve">) </w:t>
                </w:r>
              </w:p>
            </w:tc>
            <w:tc>
              <w:tcPr>
                <w:tcW w:w="2040" w:type="dxa"/>
              </w:tcPr>
              <w:p w14:paraId="00000081" w14:textId="77777777" w:rsidR="000E62E3" w:rsidRDefault="00000000">
                <w:pPr>
                  <w:rPr>
                    <w:b/>
                    <w:color w:val="7F7F7F"/>
                    <w:sz w:val="20"/>
                    <w:szCs w:val="20"/>
                  </w:rPr>
                </w:pPr>
                <w:r>
                  <w:rPr>
                    <w:b/>
                    <w:color w:val="7F7F7F"/>
                    <w:sz w:val="20"/>
                    <w:szCs w:val="20"/>
                  </w:rPr>
                  <w:t>23 March 2025</w:t>
                </w:r>
              </w:p>
            </w:tc>
          </w:tr>
          <w:tr w:rsidR="000E62E3" w14:paraId="5934639A" w14:textId="77777777">
            <w:tc>
              <w:tcPr>
                <w:tcW w:w="1740" w:type="dxa"/>
              </w:tcPr>
              <w:p w14:paraId="00000082" w14:textId="77777777" w:rsidR="000E62E3" w:rsidRDefault="00000000">
                <w:pPr>
                  <w:rPr>
                    <w:sz w:val="20"/>
                    <w:szCs w:val="20"/>
                  </w:rPr>
                </w:pPr>
                <w:r>
                  <w:rPr>
                    <w:sz w:val="20"/>
                    <w:szCs w:val="20"/>
                  </w:rPr>
                  <w:t>Keagan</w:t>
                </w:r>
              </w:p>
            </w:tc>
            <w:tc>
              <w:tcPr>
                <w:tcW w:w="4500" w:type="dxa"/>
              </w:tcPr>
              <w:p w14:paraId="00000083" w14:textId="77777777" w:rsidR="000E62E3" w:rsidRDefault="00000000">
                <w:pPr>
                  <w:rPr>
                    <w:sz w:val="20"/>
                    <w:szCs w:val="20"/>
                  </w:rPr>
                </w:pPr>
                <w:r>
                  <w:rPr>
                    <w:sz w:val="20"/>
                    <w:szCs w:val="20"/>
                  </w:rPr>
                  <w:t>Feature extraction_HOG/SIFT (for basic ML)</w:t>
                </w:r>
              </w:p>
            </w:tc>
            <w:tc>
              <w:tcPr>
                <w:tcW w:w="2040" w:type="dxa"/>
              </w:tcPr>
              <w:p w14:paraId="00000084" w14:textId="77777777" w:rsidR="000E62E3" w:rsidRDefault="00000000">
                <w:pPr>
                  <w:rPr>
                    <w:b/>
                    <w:color w:val="7F7F7F"/>
                    <w:sz w:val="20"/>
                    <w:szCs w:val="20"/>
                  </w:rPr>
                </w:pPr>
                <w:r>
                  <w:rPr>
                    <w:b/>
                    <w:color w:val="7F7F7F"/>
                    <w:sz w:val="20"/>
                    <w:szCs w:val="20"/>
                  </w:rPr>
                  <w:t>23 March 2025</w:t>
                </w:r>
              </w:p>
            </w:tc>
          </w:tr>
          <w:tr w:rsidR="000E62E3" w14:paraId="49DDE3BC" w14:textId="77777777">
            <w:tc>
              <w:tcPr>
                <w:tcW w:w="1740" w:type="dxa"/>
              </w:tcPr>
              <w:p w14:paraId="00000085" w14:textId="77777777" w:rsidR="000E62E3" w:rsidRDefault="00000000">
                <w:pPr>
                  <w:rPr>
                    <w:sz w:val="20"/>
                    <w:szCs w:val="20"/>
                  </w:rPr>
                </w:pPr>
                <w:r>
                  <w:rPr>
                    <w:sz w:val="20"/>
                    <w:szCs w:val="20"/>
                  </w:rPr>
                  <w:t>Dung</w:t>
                </w:r>
              </w:p>
            </w:tc>
            <w:tc>
              <w:tcPr>
                <w:tcW w:w="4500" w:type="dxa"/>
              </w:tcPr>
              <w:p w14:paraId="00000086" w14:textId="77777777" w:rsidR="000E62E3" w:rsidRDefault="00000000">
                <w:pPr>
                  <w:rPr>
                    <w:sz w:val="20"/>
                    <w:szCs w:val="20"/>
                  </w:rPr>
                </w:pPr>
                <w:r>
                  <w:rPr>
                    <w:sz w:val="20"/>
                    <w:szCs w:val="20"/>
                  </w:rPr>
                  <w:t>Dimension reduction_PCA (for basic ML)</w:t>
                </w:r>
              </w:p>
            </w:tc>
            <w:tc>
              <w:tcPr>
                <w:tcW w:w="2040" w:type="dxa"/>
              </w:tcPr>
              <w:p w14:paraId="00000087" w14:textId="77777777" w:rsidR="000E62E3" w:rsidRDefault="00000000">
                <w:pPr>
                  <w:rPr>
                    <w:b/>
                    <w:color w:val="7F7F7F"/>
                    <w:sz w:val="20"/>
                    <w:szCs w:val="20"/>
                  </w:rPr>
                </w:pPr>
                <w:r>
                  <w:rPr>
                    <w:b/>
                    <w:color w:val="7F7F7F"/>
                    <w:sz w:val="20"/>
                    <w:szCs w:val="20"/>
                  </w:rPr>
                  <w:t>23 March 2025</w:t>
                </w:r>
              </w:p>
            </w:tc>
          </w:tr>
          <w:tr w:rsidR="000E62E3" w14:paraId="60768680" w14:textId="77777777">
            <w:tc>
              <w:tcPr>
                <w:tcW w:w="1740" w:type="dxa"/>
              </w:tcPr>
              <w:p w14:paraId="00000088" w14:textId="77777777" w:rsidR="000E62E3" w:rsidRDefault="00000000">
                <w:pPr>
                  <w:rPr>
                    <w:sz w:val="20"/>
                    <w:szCs w:val="20"/>
                  </w:rPr>
                </w:pPr>
                <w:r>
                  <w:rPr>
                    <w:sz w:val="20"/>
                    <w:szCs w:val="20"/>
                  </w:rPr>
                  <w:t>Seunghwi</w:t>
                </w:r>
              </w:p>
            </w:tc>
            <w:tc>
              <w:tcPr>
                <w:tcW w:w="4500" w:type="dxa"/>
              </w:tcPr>
              <w:p w14:paraId="00000089" w14:textId="77777777" w:rsidR="000E62E3" w:rsidRDefault="00000000">
                <w:pPr>
                  <w:rPr>
                    <w:sz w:val="20"/>
                    <w:szCs w:val="20"/>
                  </w:rPr>
                </w:pPr>
                <w:r>
                  <w:rPr>
                    <w:sz w:val="20"/>
                    <w:szCs w:val="20"/>
                  </w:rPr>
                  <w:t>Data augmentation (for DNN)</w:t>
                </w:r>
              </w:p>
            </w:tc>
            <w:tc>
              <w:tcPr>
                <w:tcW w:w="2040" w:type="dxa"/>
              </w:tcPr>
              <w:p w14:paraId="0000008A" w14:textId="77777777" w:rsidR="000E62E3" w:rsidRDefault="00000000">
                <w:pPr>
                  <w:rPr>
                    <w:b/>
                    <w:color w:val="7F7F7F"/>
                    <w:sz w:val="20"/>
                    <w:szCs w:val="20"/>
                  </w:rPr>
                </w:pPr>
                <w:r>
                  <w:rPr>
                    <w:b/>
                    <w:color w:val="7F7F7F"/>
                    <w:sz w:val="20"/>
                    <w:szCs w:val="20"/>
                  </w:rPr>
                  <w:t>23 March 2025</w:t>
                </w:r>
              </w:p>
            </w:tc>
          </w:tr>
        </w:tbl>
      </w:sdtContent>
    </w:sdt>
    <w:p w14:paraId="0000008B" w14:textId="77777777" w:rsidR="000E62E3" w:rsidRDefault="000E62E3">
      <w:pPr>
        <w:ind w:left="720"/>
        <w:rPr>
          <w:b/>
          <w:color w:val="7F7F7F"/>
          <w:sz w:val="20"/>
          <w:szCs w:val="20"/>
        </w:rPr>
      </w:pPr>
    </w:p>
    <w:p w14:paraId="0000008C" w14:textId="77777777" w:rsidR="000E62E3" w:rsidRDefault="00000000">
      <w:pPr>
        <w:numPr>
          <w:ilvl w:val="0"/>
          <w:numId w:val="2"/>
        </w:numPr>
      </w:pPr>
      <w:r>
        <w:t>Model Implementation</w:t>
      </w:r>
    </w:p>
    <w:p w14:paraId="0000008D" w14:textId="77777777" w:rsidR="000E62E3" w:rsidRDefault="000E62E3">
      <w:pPr>
        <w:ind w:left="720"/>
      </w:pPr>
    </w:p>
    <w:p w14:paraId="0000008E" w14:textId="77777777" w:rsidR="000E62E3" w:rsidRDefault="00000000">
      <w:pPr>
        <w:numPr>
          <w:ilvl w:val="0"/>
          <w:numId w:val="13"/>
        </w:numPr>
      </w:pPr>
      <w:r>
        <w:t>Complete basic model structure with code regardless of its performance</w:t>
      </w:r>
    </w:p>
    <w:p w14:paraId="0000008F" w14:textId="77777777" w:rsidR="000E62E3" w:rsidRDefault="00000000">
      <w:pPr>
        <w:numPr>
          <w:ilvl w:val="0"/>
          <w:numId w:val="1"/>
        </w:numPr>
      </w:pPr>
      <w:r>
        <w:t>Trial and error to find the best hyperparameter or datatype (original or modified version) for each model which gives the best result by repeat training</w:t>
      </w:r>
    </w:p>
    <w:p w14:paraId="00000090" w14:textId="77777777" w:rsidR="000E62E3" w:rsidRDefault="000E62E3">
      <w:pPr>
        <w:ind w:left="720"/>
        <w:rPr>
          <w:b/>
          <w:color w:val="7F7F7F"/>
          <w:sz w:val="20"/>
          <w:szCs w:val="20"/>
        </w:rPr>
      </w:pPr>
    </w:p>
    <w:sdt>
      <w:sdtPr>
        <w:tag w:val="goog_rdk_6"/>
        <w:id w:val="-1383019106"/>
        <w:lock w:val="contentLocked"/>
      </w:sdtPr>
      <w:sdtContent>
        <w:tbl>
          <w:tblPr>
            <w:tblStyle w:val="af0"/>
            <w:tblW w:w="828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00"/>
            <w:gridCol w:w="2040"/>
          </w:tblGrid>
          <w:tr w:rsidR="000E62E3" w14:paraId="2E5D2EA2" w14:textId="77777777">
            <w:tc>
              <w:tcPr>
                <w:tcW w:w="1740" w:type="dxa"/>
              </w:tcPr>
              <w:p w14:paraId="00000091" w14:textId="77777777" w:rsidR="000E62E3" w:rsidRDefault="00000000">
                <w:pPr>
                  <w:rPr>
                    <w:sz w:val="20"/>
                    <w:szCs w:val="20"/>
                  </w:rPr>
                </w:pPr>
                <w:r>
                  <w:rPr>
                    <w:sz w:val="20"/>
                    <w:szCs w:val="20"/>
                  </w:rPr>
                  <w:t>Name</w:t>
                </w:r>
              </w:p>
            </w:tc>
            <w:tc>
              <w:tcPr>
                <w:tcW w:w="4500" w:type="dxa"/>
              </w:tcPr>
              <w:p w14:paraId="00000092" w14:textId="77777777" w:rsidR="000E62E3" w:rsidRDefault="00000000">
                <w:pPr>
                  <w:rPr>
                    <w:sz w:val="20"/>
                    <w:szCs w:val="20"/>
                  </w:rPr>
                </w:pPr>
                <w:r>
                  <w:rPr>
                    <w:sz w:val="20"/>
                    <w:szCs w:val="20"/>
                  </w:rPr>
                  <w:t>Milestone</w:t>
                </w:r>
              </w:p>
            </w:tc>
            <w:tc>
              <w:tcPr>
                <w:tcW w:w="2040" w:type="dxa"/>
              </w:tcPr>
              <w:p w14:paraId="00000093" w14:textId="77777777" w:rsidR="000E62E3" w:rsidRDefault="00000000">
                <w:pPr>
                  <w:rPr>
                    <w:b/>
                    <w:color w:val="7F7F7F"/>
                    <w:sz w:val="20"/>
                    <w:szCs w:val="20"/>
                  </w:rPr>
                </w:pPr>
                <w:r>
                  <w:rPr>
                    <w:b/>
                    <w:color w:val="7F7F7F"/>
                    <w:sz w:val="20"/>
                    <w:szCs w:val="20"/>
                  </w:rPr>
                  <w:t>Deadline</w:t>
                </w:r>
              </w:p>
            </w:tc>
          </w:tr>
          <w:tr w:rsidR="000E62E3" w14:paraId="47D2B679" w14:textId="77777777">
            <w:tc>
              <w:tcPr>
                <w:tcW w:w="1740" w:type="dxa"/>
              </w:tcPr>
              <w:p w14:paraId="00000094" w14:textId="77777777" w:rsidR="000E62E3" w:rsidRDefault="00000000">
                <w:pPr>
                  <w:rPr>
                    <w:sz w:val="20"/>
                    <w:szCs w:val="20"/>
                  </w:rPr>
                </w:pPr>
                <w:r>
                  <w:rPr>
                    <w:sz w:val="20"/>
                    <w:szCs w:val="20"/>
                  </w:rPr>
                  <w:t>Mingchuan</w:t>
                </w:r>
              </w:p>
            </w:tc>
            <w:tc>
              <w:tcPr>
                <w:tcW w:w="4500" w:type="dxa"/>
              </w:tcPr>
              <w:p w14:paraId="00000095" w14:textId="77777777" w:rsidR="000E62E3" w:rsidRDefault="00000000">
                <w:pPr>
                  <w:rPr>
                    <w:sz w:val="20"/>
                    <w:szCs w:val="20"/>
                  </w:rPr>
                </w:pPr>
                <w:r>
                  <w:rPr>
                    <w:sz w:val="20"/>
                    <w:szCs w:val="20"/>
                  </w:rPr>
                  <w:t>Baseline model: KNN &amp; evaluation</w:t>
                </w:r>
              </w:p>
            </w:tc>
            <w:tc>
              <w:tcPr>
                <w:tcW w:w="2040" w:type="dxa"/>
              </w:tcPr>
              <w:p w14:paraId="00000096" w14:textId="77777777" w:rsidR="000E62E3" w:rsidRDefault="00000000">
                <w:pPr>
                  <w:rPr>
                    <w:b/>
                    <w:color w:val="7F7F7F"/>
                    <w:sz w:val="20"/>
                    <w:szCs w:val="20"/>
                  </w:rPr>
                </w:pPr>
                <w:r>
                  <w:rPr>
                    <w:b/>
                    <w:color w:val="7F7F7F"/>
                    <w:sz w:val="20"/>
                    <w:szCs w:val="20"/>
                  </w:rPr>
                  <w:t>30 March 2025</w:t>
                </w:r>
              </w:p>
            </w:tc>
          </w:tr>
          <w:tr w:rsidR="000E62E3" w14:paraId="79AF0D94" w14:textId="77777777">
            <w:tc>
              <w:tcPr>
                <w:tcW w:w="1740" w:type="dxa"/>
              </w:tcPr>
              <w:p w14:paraId="00000097" w14:textId="77777777" w:rsidR="000E62E3" w:rsidRDefault="00000000">
                <w:pPr>
                  <w:rPr>
                    <w:sz w:val="20"/>
                    <w:szCs w:val="20"/>
                  </w:rPr>
                </w:pPr>
                <w:r>
                  <w:rPr>
                    <w:sz w:val="20"/>
                    <w:szCs w:val="20"/>
                  </w:rPr>
                  <w:t>Zhi Chao</w:t>
                </w:r>
              </w:p>
            </w:tc>
            <w:tc>
              <w:tcPr>
                <w:tcW w:w="4500" w:type="dxa"/>
              </w:tcPr>
              <w:p w14:paraId="00000098" w14:textId="77777777" w:rsidR="000E62E3" w:rsidRDefault="00000000">
                <w:pPr>
                  <w:rPr>
                    <w:sz w:val="20"/>
                    <w:szCs w:val="20"/>
                  </w:rPr>
                </w:pPr>
                <w:r>
                  <w:rPr>
                    <w:sz w:val="20"/>
                    <w:szCs w:val="20"/>
                  </w:rPr>
                  <w:t>Baseline model: Decision Tree &amp; evaluation</w:t>
                </w:r>
              </w:p>
            </w:tc>
            <w:tc>
              <w:tcPr>
                <w:tcW w:w="2040" w:type="dxa"/>
              </w:tcPr>
              <w:p w14:paraId="00000099" w14:textId="77777777" w:rsidR="000E62E3" w:rsidRDefault="00000000">
                <w:pPr>
                  <w:rPr>
                    <w:b/>
                    <w:color w:val="7F7F7F"/>
                    <w:sz w:val="20"/>
                    <w:szCs w:val="20"/>
                  </w:rPr>
                </w:pPr>
                <w:r>
                  <w:rPr>
                    <w:b/>
                    <w:color w:val="7F7F7F"/>
                    <w:sz w:val="20"/>
                    <w:szCs w:val="20"/>
                  </w:rPr>
                  <w:t>30 March 2025</w:t>
                </w:r>
              </w:p>
            </w:tc>
          </w:tr>
          <w:tr w:rsidR="000E62E3" w14:paraId="4BA8EDDC" w14:textId="77777777">
            <w:tc>
              <w:tcPr>
                <w:tcW w:w="1740" w:type="dxa"/>
              </w:tcPr>
              <w:p w14:paraId="0000009A" w14:textId="77777777" w:rsidR="000E62E3" w:rsidRDefault="00000000">
                <w:pPr>
                  <w:rPr>
                    <w:sz w:val="20"/>
                    <w:szCs w:val="20"/>
                  </w:rPr>
                </w:pPr>
                <w:r>
                  <w:rPr>
                    <w:sz w:val="20"/>
                    <w:szCs w:val="20"/>
                  </w:rPr>
                  <w:t>Keagan, Zhi Chao</w:t>
                </w:r>
              </w:p>
            </w:tc>
            <w:tc>
              <w:tcPr>
                <w:tcW w:w="4500" w:type="dxa"/>
              </w:tcPr>
              <w:p w14:paraId="0000009B" w14:textId="77777777" w:rsidR="000E62E3" w:rsidRDefault="00000000">
                <w:pPr>
                  <w:rPr>
                    <w:sz w:val="20"/>
                    <w:szCs w:val="20"/>
                  </w:rPr>
                </w:pPr>
                <w:r>
                  <w:rPr>
                    <w:sz w:val="20"/>
                    <w:szCs w:val="20"/>
                  </w:rPr>
                  <w:t>Baseline model: SVM &amp; evaluation</w:t>
                </w:r>
              </w:p>
            </w:tc>
            <w:tc>
              <w:tcPr>
                <w:tcW w:w="2040" w:type="dxa"/>
              </w:tcPr>
              <w:p w14:paraId="0000009C" w14:textId="77777777" w:rsidR="000E62E3" w:rsidRDefault="00000000">
                <w:pPr>
                  <w:rPr>
                    <w:b/>
                    <w:color w:val="7F7F7F"/>
                    <w:sz w:val="20"/>
                    <w:szCs w:val="20"/>
                  </w:rPr>
                </w:pPr>
                <w:r>
                  <w:rPr>
                    <w:b/>
                    <w:color w:val="7F7F7F"/>
                    <w:sz w:val="20"/>
                    <w:szCs w:val="20"/>
                  </w:rPr>
                  <w:t>30 March 2025</w:t>
                </w:r>
              </w:p>
            </w:tc>
          </w:tr>
          <w:tr w:rsidR="000E62E3" w14:paraId="2AB9FDF2" w14:textId="77777777">
            <w:tc>
              <w:tcPr>
                <w:tcW w:w="1740" w:type="dxa"/>
              </w:tcPr>
              <w:p w14:paraId="0000009D" w14:textId="77777777" w:rsidR="000E62E3" w:rsidRDefault="00000000">
                <w:pPr>
                  <w:rPr>
                    <w:sz w:val="20"/>
                    <w:szCs w:val="20"/>
                  </w:rPr>
                </w:pPr>
                <w:r>
                  <w:rPr>
                    <w:sz w:val="20"/>
                    <w:szCs w:val="20"/>
                  </w:rPr>
                  <w:t>Dung</w:t>
                </w:r>
              </w:p>
            </w:tc>
            <w:tc>
              <w:tcPr>
                <w:tcW w:w="4500" w:type="dxa"/>
              </w:tcPr>
              <w:p w14:paraId="0000009E" w14:textId="77777777" w:rsidR="000E62E3" w:rsidRDefault="00000000">
                <w:pPr>
                  <w:rPr>
                    <w:sz w:val="20"/>
                    <w:szCs w:val="20"/>
                  </w:rPr>
                </w:pPr>
                <w:r>
                  <w:rPr>
                    <w:sz w:val="20"/>
                    <w:szCs w:val="20"/>
                  </w:rPr>
                  <w:t>Baseline model: Logistic Regression &amp; evaluation</w:t>
                </w:r>
              </w:p>
            </w:tc>
            <w:tc>
              <w:tcPr>
                <w:tcW w:w="2040" w:type="dxa"/>
              </w:tcPr>
              <w:p w14:paraId="0000009F" w14:textId="77777777" w:rsidR="000E62E3" w:rsidRDefault="00000000">
                <w:pPr>
                  <w:rPr>
                    <w:b/>
                    <w:color w:val="7F7F7F"/>
                    <w:sz w:val="20"/>
                    <w:szCs w:val="20"/>
                  </w:rPr>
                </w:pPr>
                <w:r>
                  <w:rPr>
                    <w:b/>
                    <w:color w:val="7F7F7F"/>
                    <w:sz w:val="20"/>
                    <w:szCs w:val="20"/>
                  </w:rPr>
                  <w:t>30 March 2025</w:t>
                </w:r>
              </w:p>
            </w:tc>
          </w:tr>
          <w:tr w:rsidR="000E62E3" w14:paraId="3C4FEB68" w14:textId="77777777">
            <w:tc>
              <w:tcPr>
                <w:tcW w:w="1740" w:type="dxa"/>
              </w:tcPr>
              <w:p w14:paraId="000000A0" w14:textId="77777777" w:rsidR="000E62E3" w:rsidRDefault="00000000">
                <w:pPr>
                  <w:rPr>
                    <w:sz w:val="20"/>
                    <w:szCs w:val="20"/>
                  </w:rPr>
                </w:pPr>
                <w:r>
                  <w:rPr>
                    <w:sz w:val="20"/>
                    <w:szCs w:val="20"/>
                  </w:rPr>
                  <w:t>Seowoo</w:t>
                </w:r>
              </w:p>
            </w:tc>
            <w:tc>
              <w:tcPr>
                <w:tcW w:w="4500" w:type="dxa"/>
              </w:tcPr>
              <w:p w14:paraId="000000A1" w14:textId="77777777" w:rsidR="000E62E3" w:rsidRDefault="00000000">
                <w:pPr>
                  <w:rPr>
                    <w:sz w:val="20"/>
                    <w:szCs w:val="20"/>
                  </w:rPr>
                </w:pPr>
                <w:r>
                  <w:rPr>
                    <w:sz w:val="20"/>
                    <w:szCs w:val="20"/>
                  </w:rPr>
                  <w:t>Baseline model: XGBoost &amp; evaluation</w:t>
                </w:r>
              </w:p>
            </w:tc>
            <w:tc>
              <w:tcPr>
                <w:tcW w:w="2040" w:type="dxa"/>
              </w:tcPr>
              <w:p w14:paraId="000000A2" w14:textId="77777777" w:rsidR="000E62E3" w:rsidRDefault="00000000">
                <w:pPr>
                  <w:rPr>
                    <w:b/>
                    <w:color w:val="7F7F7F"/>
                    <w:sz w:val="20"/>
                    <w:szCs w:val="20"/>
                  </w:rPr>
                </w:pPr>
                <w:r>
                  <w:rPr>
                    <w:b/>
                    <w:color w:val="7F7F7F"/>
                    <w:sz w:val="20"/>
                    <w:szCs w:val="20"/>
                  </w:rPr>
                  <w:t>30 March 2025</w:t>
                </w:r>
              </w:p>
            </w:tc>
          </w:tr>
          <w:tr w:rsidR="000E62E3" w14:paraId="6106BAFD" w14:textId="77777777">
            <w:tc>
              <w:tcPr>
                <w:tcW w:w="1740" w:type="dxa"/>
              </w:tcPr>
              <w:p w14:paraId="000000A3" w14:textId="77777777" w:rsidR="000E62E3" w:rsidRDefault="00000000">
                <w:pPr>
                  <w:rPr>
                    <w:sz w:val="20"/>
                    <w:szCs w:val="20"/>
                  </w:rPr>
                </w:pPr>
                <w:r>
                  <w:rPr>
                    <w:sz w:val="20"/>
                    <w:szCs w:val="20"/>
                  </w:rPr>
                  <w:t>Seunghwi</w:t>
                </w:r>
              </w:p>
            </w:tc>
            <w:tc>
              <w:tcPr>
                <w:tcW w:w="4500" w:type="dxa"/>
              </w:tcPr>
              <w:p w14:paraId="000000A4" w14:textId="77777777" w:rsidR="000E62E3" w:rsidRDefault="00000000">
                <w:pPr>
                  <w:rPr>
                    <w:sz w:val="20"/>
                    <w:szCs w:val="20"/>
                  </w:rPr>
                </w:pPr>
                <w:r>
                  <w:rPr>
                    <w:sz w:val="20"/>
                    <w:szCs w:val="20"/>
                  </w:rPr>
                  <w:t>Baseline model: DNN v1 &amp; evaluation</w:t>
                </w:r>
              </w:p>
            </w:tc>
            <w:tc>
              <w:tcPr>
                <w:tcW w:w="2040" w:type="dxa"/>
              </w:tcPr>
              <w:p w14:paraId="000000A5" w14:textId="77777777" w:rsidR="000E62E3" w:rsidRDefault="00000000">
                <w:pPr>
                  <w:rPr>
                    <w:b/>
                    <w:color w:val="7F7F7F"/>
                    <w:sz w:val="20"/>
                    <w:szCs w:val="20"/>
                  </w:rPr>
                </w:pPr>
                <w:r>
                  <w:rPr>
                    <w:b/>
                    <w:color w:val="7F7F7F"/>
                    <w:sz w:val="20"/>
                    <w:szCs w:val="20"/>
                  </w:rPr>
                  <w:t>30 March 2025</w:t>
                </w:r>
              </w:p>
            </w:tc>
          </w:tr>
          <w:tr w:rsidR="000E62E3" w14:paraId="5A405D51" w14:textId="77777777">
            <w:tc>
              <w:tcPr>
                <w:tcW w:w="1740" w:type="dxa"/>
              </w:tcPr>
              <w:p w14:paraId="000000A6" w14:textId="77777777" w:rsidR="000E62E3" w:rsidRDefault="00000000">
                <w:pPr>
                  <w:rPr>
                    <w:sz w:val="20"/>
                    <w:szCs w:val="20"/>
                  </w:rPr>
                </w:pPr>
                <w:r>
                  <w:rPr>
                    <w:sz w:val="20"/>
                    <w:szCs w:val="20"/>
                  </w:rPr>
                  <w:t>Mingchuan, Seowoo</w:t>
                </w:r>
              </w:p>
            </w:tc>
            <w:tc>
              <w:tcPr>
                <w:tcW w:w="4500" w:type="dxa"/>
              </w:tcPr>
              <w:p w14:paraId="000000A7" w14:textId="77777777" w:rsidR="000E62E3" w:rsidRDefault="00000000">
                <w:pPr>
                  <w:rPr>
                    <w:sz w:val="20"/>
                    <w:szCs w:val="20"/>
                  </w:rPr>
                </w:pPr>
                <w:r>
                  <w:rPr>
                    <w:sz w:val="20"/>
                    <w:szCs w:val="20"/>
                  </w:rPr>
                  <w:t>DNN v2 &amp; evaluation</w:t>
                </w:r>
              </w:p>
            </w:tc>
            <w:tc>
              <w:tcPr>
                <w:tcW w:w="2040" w:type="dxa"/>
              </w:tcPr>
              <w:p w14:paraId="000000A8" w14:textId="77777777" w:rsidR="000E62E3" w:rsidRDefault="00000000">
                <w:pPr>
                  <w:rPr>
                    <w:b/>
                    <w:color w:val="7F7F7F"/>
                    <w:sz w:val="20"/>
                    <w:szCs w:val="20"/>
                  </w:rPr>
                </w:pPr>
                <w:r>
                  <w:rPr>
                    <w:b/>
                    <w:color w:val="7F7F7F"/>
                    <w:sz w:val="20"/>
                    <w:szCs w:val="20"/>
                  </w:rPr>
                  <w:t>30 March 2025</w:t>
                </w:r>
              </w:p>
            </w:tc>
          </w:tr>
          <w:tr w:rsidR="000E62E3" w14:paraId="7248CB5B" w14:textId="77777777">
            <w:tc>
              <w:tcPr>
                <w:tcW w:w="1740" w:type="dxa"/>
              </w:tcPr>
              <w:p w14:paraId="000000A9" w14:textId="77777777" w:rsidR="000E62E3" w:rsidRDefault="00000000">
                <w:pPr>
                  <w:rPr>
                    <w:sz w:val="20"/>
                    <w:szCs w:val="20"/>
                  </w:rPr>
                </w:pPr>
                <w:r>
                  <w:rPr>
                    <w:sz w:val="20"/>
                    <w:szCs w:val="20"/>
                  </w:rPr>
                  <w:t>Keagan, Zhi Chao</w:t>
                </w:r>
              </w:p>
            </w:tc>
            <w:tc>
              <w:tcPr>
                <w:tcW w:w="4500" w:type="dxa"/>
              </w:tcPr>
              <w:p w14:paraId="000000AA" w14:textId="77777777" w:rsidR="000E62E3" w:rsidRDefault="00000000">
                <w:pPr>
                  <w:rPr>
                    <w:sz w:val="20"/>
                    <w:szCs w:val="20"/>
                  </w:rPr>
                </w:pPr>
                <w:r>
                  <w:rPr>
                    <w:sz w:val="20"/>
                    <w:szCs w:val="20"/>
                  </w:rPr>
                  <w:t>DNN v3 &amp; evaluation</w:t>
                </w:r>
              </w:p>
            </w:tc>
            <w:tc>
              <w:tcPr>
                <w:tcW w:w="2040" w:type="dxa"/>
              </w:tcPr>
              <w:p w14:paraId="000000AB" w14:textId="77777777" w:rsidR="000E62E3" w:rsidRDefault="00000000">
                <w:pPr>
                  <w:rPr>
                    <w:b/>
                    <w:color w:val="7F7F7F"/>
                    <w:sz w:val="20"/>
                    <w:szCs w:val="20"/>
                  </w:rPr>
                </w:pPr>
                <w:r>
                  <w:rPr>
                    <w:b/>
                    <w:color w:val="7F7F7F"/>
                    <w:sz w:val="20"/>
                    <w:szCs w:val="20"/>
                  </w:rPr>
                  <w:t>30 March 2025</w:t>
                </w:r>
              </w:p>
            </w:tc>
          </w:tr>
          <w:tr w:rsidR="000E62E3" w14:paraId="6DAE6794" w14:textId="77777777">
            <w:tc>
              <w:tcPr>
                <w:tcW w:w="1740" w:type="dxa"/>
              </w:tcPr>
              <w:p w14:paraId="000000AC" w14:textId="77777777" w:rsidR="000E62E3" w:rsidRDefault="00000000">
                <w:pPr>
                  <w:rPr>
                    <w:sz w:val="20"/>
                    <w:szCs w:val="20"/>
                  </w:rPr>
                </w:pPr>
                <w:r>
                  <w:rPr>
                    <w:sz w:val="20"/>
                    <w:szCs w:val="20"/>
                  </w:rPr>
                  <w:t>Seunghwi</w:t>
                </w:r>
              </w:p>
            </w:tc>
            <w:tc>
              <w:tcPr>
                <w:tcW w:w="4500" w:type="dxa"/>
              </w:tcPr>
              <w:p w14:paraId="000000AD" w14:textId="77777777" w:rsidR="000E62E3" w:rsidRDefault="00000000">
                <w:pPr>
                  <w:rPr>
                    <w:sz w:val="20"/>
                    <w:szCs w:val="20"/>
                  </w:rPr>
                </w:pPr>
                <w:r>
                  <w:rPr>
                    <w:sz w:val="20"/>
                    <w:szCs w:val="20"/>
                  </w:rPr>
                  <w:t>Autoencoder: DNN v4 &amp; evaluation</w:t>
                </w:r>
              </w:p>
            </w:tc>
            <w:tc>
              <w:tcPr>
                <w:tcW w:w="2040" w:type="dxa"/>
              </w:tcPr>
              <w:p w14:paraId="000000AE" w14:textId="77777777" w:rsidR="000E62E3" w:rsidRDefault="00000000">
                <w:pPr>
                  <w:rPr>
                    <w:b/>
                    <w:color w:val="7F7F7F"/>
                    <w:sz w:val="20"/>
                    <w:szCs w:val="20"/>
                  </w:rPr>
                </w:pPr>
                <w:r>
                  <w:rPr>
                    <w:b/>
                    <w:color w:val="7F7F7F"/>
                    <w:sz w:val="20"/>
                    <w:szCs w:val="20"/>
                  </w:rPr>
                  <w:t>30 March 2025</w:t>
                </w:r>
              </w:p>
            </w:tc>
          </w:tr>
        </w:tbl>
      </w:sdtContent>
    </w:sdt>
    <w:p w14:paraId="000000AF" w14:textId="77777777" w:rsidR="000E62E3" w:rsidRDefault="000E62E3">
      <w:pPr>
        <w:ind w:left="720"/>
        <w:rPr>
          <w:b/>
          <w:color w:val="7F7F7F"/>
          <w:sz w:val="20"/>
          <w:szCs w:val="20"/>
        </w:rPr>
      </w:pPr>
    </w:p>
    <w:p w14:paraId="000000B0" w14:textId="77777777" w:rsidR="000E62E3" w:rsidRDefault="00000000">
      <w:pPr>
        <w:numPr>
          <w:ilvl w:val="0"/>
          <w:numId w:val="2"/>
        </w:numPr>
        <w:spacing w:before="280"/>
      </w:pPr>
      <w:r>
        <w:t>Evaluation &amp; Summary</w:t>
      </w:r>
    </w:p>
    <w:p w14:paraId="000000B1" w14:textId="77777777" w:rsidR="000E62E3" w:rsidRDefault="00000000">
      <w:pPr>
        <w:numPr>
          <w:ilvl w:val="0"/>
          <w:numId w:val="14"/>
        </w:numPr>
      </w:pPr>
      <w:r>
        <w:t>Gather all the model together and summarize the comparison of the models based on its performances for metrics (Accuracy, F1 … etc)</w:t>
      </w:r>
    </w:p>
    <w:p w14:paraId="000000B2" w14:textId="77777777" w:rsidR="000E62E3" w:rsidRDefault="00000000">
      <w:pPr>
        <w:numPr>
          <w:ilvl w:val="0"/>
          <w:numId w:val="14"/>
        </w:numPr>
      </w:pPr>
      <w:r>
        <w:t>Create Video based on the summary</w:t>
      </w:r>
    </w:p>
    <w:p w14:paraId="000000B3" w14:textId="77777777" w:rsidR="000E62E3" w:rsidRDefault="000E62E3">
      <w:pPr>
        <w:spacing w:before="280"/>
      </w:pPr>
    </w:p>
    <w:sdt>
      <w:sdtPr>
        <w:tag w:val="goog_rdk_8"/>
        <w:id w:val="-413015470"/>
        <w:lock w:val="contentLocked"/>
      </w:sdtPr>
      <w:sdtContent>
        <w:tbl>
          <w:tblPr>
            <w:tblStyle w:val="af1"/>
            <w:tblW w:w="828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00"/>
            <w:gridCol w:w="2040"/>
          </w:tblGrid>
          <w:tr w:rsidR="000E62E3" w14:paraId="42BF9D2D" w14:textId="77777777">
            <w:tc>
              <w:tcPr>
                <w:tcW w:w="1740" w:type="dxa"/>
              </w:tcPr>
              <w:p w14:paraId="000000B4" w14:textId="77777777" w:rsidR="000E62E3" w:rsidRDefault="00000000">
                <w:pPr>
                  <w:rPr>
                    <w:sz w:val="20"/>
                    <w:szCs w:val="20"/>
                  </w:rPr>
                </w:pPr>
                <w:r>
                  <w:rPr>
                    <w:sz w:val="20"/>
                    <w:szCs w:val="20"/>
                  </w:rPr>
                  <w:t>Name</w:t>
                </w:r>
              </w:p>
            </w:tc>
            <w:tc>
              <w:tcPr>
                <w:tcW w:w="4500" w:type="dxa"/>
              </w:tcPr>
              <w:p w14:paraId="000000B5" w14:textId="77777777" w:rsidR="000E62E3" w:rsidRDefault="00000000">
                <w:pPr>
                  <w:rPr>
                    <w:sz w:val="20"/>
                    <w:szCs w:val="20"/>
                  </w:rPr>
                </w:pPr>
                <w:r>
                  <w:rPr>
                    <w:sz w:val="20"/>
                    <w:szCs w:val="20"/>
                  </w:rPr>
                  <w:t>Milestone</w:t>
                </w:r>
              </w:p>
            </w:tc>
            <w:tc>
              <w:tcPr>
                <w:tcW w:w="2040" w:type="dxa"/>
              </w:tcPr>
              <w:p w14:paraId="000000B6" w14:textId="77777777" w:rsidR="000E62E3" w:rsidRDefault="00000000">
                <w:pPr>
                  <w:rPr>
                    <w:b/>
                    <w:color w:val="7F7F7F"/>
                    <w:sz w:val="20"/>
                    <w:szCs w:val="20"/>
                  </w:rPr>
                </w:pPr>
                <w:r>
                  <w:rPr>
                    <w:b/>
                    <w:color w:val="7F7F7F"/>
                    <w:sz w:val="20"/>
                    <w:szCs w:val="20"/>
                  </w:rPr>
                  <w:t>Deadline</w:t>
                </w:r>
              </w:p>
            </w:tc>
          </w:tr>
          <w:tr w:rsidR="000E62E3" w14:paraId="1FD0225A" w14:textId="77777777">
            <w:tc>
              <w:tcPr>
                <w:tcW w:w="1740" w:type="dxa"/>
              </w:tcPr>
              <w:p w14:paraId="000000B7" w14:textId="77777777" w:rsidR="000E62E3" w:rsidRDefault="00000000">
                <w:pPr>
                  <w:rPr>
                    <w:sz w:val="20"/>
                    <w:szCs w:val="20"/>
                  </w:rPr>
                </w:pPr>
                <w:r>
                  <w:rPr>
                    <w:sz w:val="20"/>
                    <w:szCs w:val="20"/>
                  </w:rPr>
                  <w:t>Based on assigned</w:t>
                </w:r>
              </w:p>
            </w:tc>
            <w:tc>
              <w:tcPr>
                <w:tcW w:w="4500" w:type="dxa"/>
              </w:tcPr>
              <w:p w14:paraId="000000B8" w14:textId="77777777" w:rsidR="000E62E3" w:rsidRDefault="00000000">
                <w:pPr>
                  <w:rPr>
                    <w:sz w:val="20"/>
                    <w:szCs w:val="20"/>
                  </w:rPr>
                </w:pPr>
                <w:sdt>
                  <w:sdtPr>
                    <w:tag w:val="goog_rdk_7"/>
                    <w:id w:val="-1745176495"/>
                  </w:sdtPr>
                  <w:sdtContent>
                    <w:commentRangeStart w:id="31"/>
                  </w:sdtContent>
                </w:sdt>
                <w:r>
                  <w:rPr>
                    <w:sz w:val="20"/>
                    <w:szCs w:val="20"/>
                  </w:rPr>
                  <w:t>Tune hyperparameters</w:t>
                </w:r>
                <w:commentRangeEnd w:id="31"/>
                <w:r>
                  <w:commentReference w:id="31"/>
                </w:r>
                <w:r>
                  <w:rPr>
                    <w:sz w:val="20"/>
                    <w:szCs w:val="20"/>
                  </w:rPr>
                  <w:t xml:space="preserve"> for each models</w:t>
                </w:r>
              </w:p>
            </w:tc>
            <w:tc>
              <w:tcPr>
                <w:tcW w:w="2040" w:type="dxa"/>
              </w:tcPr>
              <w:p w14:paraId="000000B9" w14:textId="77777777" w:rsidR="000E62E3" w:rsidRDefault="00000000">
                <w:pPr>
                  <w:rPr>
                    <w:b/>
                    <w:color w:val="7F7F7F"/>
                    <w:sz w:val="20"/>
                    <w:szCs w:val="20"/>
                  </w:rPr>
                </w:pPr>
                <w:r>
                  <w:rPr>
                    <w:b/>
                    <w:color w:val="7F7F7F"/>
                    <w:sz w:val="20"/>
                    <w:szCs w:val="20"/>
                  </w:rPr>
                  <w:t>06 Apr 2025</w:t>
                </w:r>
              </w:p>
            </w:tc>
          </w:tr>
          <w:tr w:rsidR="000E62E3" w14:paraId="0EC2945D" w14:textId="77777777">
            <w:tc>
              <w:tcPr>
                <w:tcW w:w="1740" w:type="dxa"/>
              </w:tcPr>
              <w:p w14:paraId="000000BA" w14:textId="77777777" w:rsidR="000E62E3" w:rsidRDefault="00000000">
                <w:pPr>
                  <w:rPr>
                    <w:sz w:val="20"/>
                    <w:szCs w:val="20"/>
                  </w:rPr>
                </w:pPr>
                <w:r>
                  <w:rPr>
                    <w:sz w:val="20"/>
                    <w:szCs w:val="20"/>
                  </w:rPr>
                  <w:t>All together</w:t>
                </w:r>
              </w:p>
            </w:tc>
            <w:tc>
              <w:tcPr>
                <w:tcW w:w="4500" w:type="dxa"/>
              </w:tcPr>
              <w:p w14:paraId="000000BB" w14:textId="77777777" w:rsidR="000E62E3" w:rsidRDefault="00000000">
                <w:pPr>
                  <w:rPr>
                    <w:sz w:val="20"/>
                    <w:szCs w:val="20"/>
                  </w:rPr>
                </w:pPr>
                <w:r>
                  <w:rPr>
                    <w:sz w:val="20"/>
                    <w:szCs w:val="20"/>
                  </w:rPr>
                  <w:t>Compare all models based on different metrics</w:t>
                </w:r>
              </w:p>
            </w:tc>
            <w:tc>
              <w:tcPr>
                <w:tcW w:w="2040" w:type="dxa"/>
              </w:tcPr>
              <w:p w14:paraId="000000BC" w14:textId="77777777" w:rsidR="000E62E3" w:rsidRDefault="00000000">
                <w:pPr>
                  <w:rPr>
                    <w:b/>
                    <w:color w:val="7F7F7F"/>
                    <w:sz w:val="20"/>
                    <w:szCs w:val="20"/>
                  </w:rPr>
                </w:pPr>
                <w:r>
                  <w:rPr>
                    <w:b/>
                    <w:color w:val="7F7F7F"/>
                    <w:sz w:val="20"/>
                    <w:szCs w:val="20"/>
                  </w:rPr>
                  <w:t>13 Apr 2025</w:t>
                </w:r>
              </w:p>
            </w:tc>
          </w:tr>
          <w:tr w:rsidR="000E62E3" w14:paraId="59C27A11" w14:textId="77777777">
            <w:tc>
              <w:tcPr>
                <w:tcW w:w="1740" w:type="dxa"/>
              </w:tcPr>
              <w:p w14:paraId="000000BD" w14:textId="77777777" w:rsidR="000E62E3" w:rsidRDefault="00000000">
                <w:pPr>
                  <w:rPr>
                    <w:sz w:val="20"/>
                    <w:szCs w:val="20"/>
                  </w:rPr>
                </w:pPr>
                <w:r>
                  <w:rPr>
                    <w:sz w:val="20"/>
                    <w:szCs w:val="20"/>
                  </w:rPr>
                  <w:t>All together</w:t>
                </w:r>
              </w:p>
            </w:tc>
            <w:tc>
              <w:tcPr>
                <w:tcW w:w="4500" w:type="dxa"/>
              </w:tcPr>
              <w:p w14:paraId="000000BE" w14:textId="77777777" w:rsidR="000E62E3" w:rsidRDefault="00000000">
                <w:pPr>
                  <w:rPr>
                    <w:sz w:val="20"/>
                    <w:szCs w:val="20"/>
                  </w:rPr>
                </w:pPr>
                <w:r>
                  <w:rPr>
                    <w:sz w:val="20"/>
                    <w:szCs w:val="20"/>
                  </w:rPr>
                  <w:t>Summarize all the projects in the documents</w:t>
                </w:r>
              </w:p>
            </w:tc>
            <w:tc>
              <w:tcPr>
                <w:tcW w:w="2040" w:type="dxa"/>
              </w:tcPr>
              <w:p w14:paraId="000000BF" w14:textId="77777777" w:rsidR="000E62E3" w:rsidRDefault="00000000">
                <w:pPr>
                  <w:rPr>
                    <w:b/>
                    <w:color w:val="7F7F7F"/>
                    <w:sz w:val="20"/>
                    <w:szCs w:val="20"/>
                  </w:rPr>
                </w:pPr>
                <w:r>
                  <w:rPr>
                    <w:b/>
                    <w:color w:val="7F7F7F"/>
                    <w:sz w:val="20"/>
                    <w:szCs w:val="20"/>
                  </w:rPr>
                  <w:t>13 Apr 2025</w:t>
                </w:r>
              </w:p>
            </w:tc>
          </w:tr>
          <w:tr w:rsidR="000E62E3" w14:paraId="14D1C68E" w14:textId="77777777">
            <w:tc>
              <w:tcPr>
                <w:tcW w:w="1740" w:type="dxa"/>
              </w:tcPr>
              <w:p w14:paraId="000000C0" w14:textId="77777777" w:rsidR="000E62E3" w:rsidRDefault="00000000">
                <w:pPr>
                  <w:rPr>
                    <w:sz w:val="20"/>
                    <w:szCs w:val="20"/>
                  </w:rPr>
                </w:pPr>
                <w:r>
                  <w:rPr>
                    <w:sz w:val="20"/>
                    <w:szCs w:val="20"/>
                  </w:rPr>
                  <w:t>All together</w:t>
                </w:r>
              </w:p>
            </w:tc>
            <w:tc>
              <w:tcPr>
                <w:tcW w:w="4500" w:type="dxa"/>
              </w:tcPr>
              <w:p w14:paraId="000000C1" w14:textId="77777777" w:rsidR="000E62E3" w:rsidRDefault="00000000">
                <w:pPr>
                  <w:rPr>
                    <w:sz w:val="20"/>
                    <w:szCs w:val="20"/>
                  </w:rPr>
                </w:pPr>
                <w:r>
                  <w:rPr>
                    <w:sz w:val="20"/>
                    <w:szCs w:val="20"/>
                  </w:rPr>
                  <w:t xml:space="preserve">Make slides for the presentation and timeline for the video </w:t>
                </w:r>
              </w:p>
            </w:tc>
            <w:tc>
              <w:tcPr>
                <w:tcW w:w="2040" w:type="dxa"/>
              </w:tcPr>
              <w:p w14:paraId="000000C2" w14:textId="77777777" w:rsidR="000E62E3" w:rsidRDefault="00000000">
                <w:pPr>
                  <w:rPr>
                    <w:b/>
                    <w:color w:val="7F7F7F"/>
                    <w:sz w:val="20"/>
                    <w:szCs w:val="20"/>
                  </w:rPr>
                </w:pPr>
                <w:r>
                  <w:rPr>
                    <w:b/>
                    <w:color w:val="7F7F7F"/>
                    <w:sz w:val="20"/>
                    <w:szCs w:val="20"/>
                  </w:rPr>
                  <w:t>13 Apr 2025</w:t>
                </w:r>
              </w:p>
            </w:tc>
          </w:tr>
          <w:tr w:rsidR="000E62E3" w14:paraId="4EBAEA09" w14:textId="77777777">
            <w:tc>
              <w:tcPr>
                <w:tcW w:w="1740" w:type="dxa"/>
              </w:tcPr>
              <w:p w14:paraId="000000C3" w14:textId="77777777" w:rsidR="000E62E3" w:rsidRDefault="00000000">
                <w:pPr>
                  <w:rPr>
                    <w:sz w:val="20"/>
                    <w:szCs w:val="20"/>
                  </w:rPr>
                </w:pPr>
                <w:r>
                  <w:rPr>
                    <w:sz w:val="20"/>
                    <w:szCs w:val="20"/>
                  </w:rPr>
                  <w:t>All together</w:t>
                </w:r>
              </w:p>
            </w:tc>
            <w:tc>
              <w:tcPr>
                <w:tcW w:w="4500" w:type="dxa"/>
              </w:tcPr>
              <w:p w14:paraId="000000C4" w14:textId="77777777" w:rsidR="000E62E3" w:rsidRDefault="00000000">
                <w:pPr>
                  <w:rPr>
                    <w:sz w:val="20"/>
                    <w:szCs w:val="20"/>
                  </w:rPr>
                </w:pPr>
                <w:r>
                  <w:rPr>
                    <w:sz w:val="20"/>
                    <w:szCs w:val="20"/>
                  </w:rPr>
                  <w:t>Create a final presentation video</w:t>
                </w:r>
              </w:p>
            </w:tc>
            <w:tc>
              <w:tcPr>
                <w:tcW w:w="2040" w:type="dxa"/>
              </w:tcPr>
              <w:p w14:paraId="000000C5" w14:textId="77777777" w:rsidR="000E62E3" w:rsidRDefault="00000000">
                <w:pPr>
                  <w:rPr>
                    <w:b/>
                    <w:color w:val="7F7F7F"/>
                    <w:sz w:val="20"/>
                    <w:szCs w:val="20"/>
                  </w:rPr>
                </w:pPr>
                <w:r>
                  <w:rPr>
                    <w:b/>
                    <w:color w:val="7F7F7F"/>
                    <w:sz w:val="20"/>
                    <w:szCs w:val="20"/>
                  </w:rPr>
                  <w:t>20 Apr 2025 (23:59)</w:t>
                </w:r>
              </w:p>
            </w:tc>
          </w:tr>
        </w:tbl>
      </w:sdtContent>
    </w:sdt>
    <w:p w14:paraId="000000C6" w14:textId="77777777" w:rsidR="000E62E3" w:rsidRDefault="000E62E3">
      <w:pPr>
        <w:spacing w:before="280"/>
        <w:rPr>
          <w:b/>
          <w:color w:val="7F7F7F"/>
          <w:sz w:val="20"/>
          <w:szCs w:val="20"/>
        </w:rPr>
      </w:pPr>
    </w:p>
    <w:sectPr w:rsidR="000E62E3">
      <w:pgSz w:w="11906" w:h="16838"/>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Qihao Liang" w:date="2025-03-17T09:23:00Z" w:initials="QL">
    <w:p w14:paraId="22F4B8B8" w14:textId="77777777" w:rsidR="002D7E30" w:rsidRDefault="002D7E30" w:rsidP="002D7E30">
      <w:r>
        <w:rPr>
          <w:rStyle w:val="af4"/>
        </w:rPr>
        <w:annotationRef/>
      </w:r>
      <w:r>
        <w:rPr>
          <w:color w:val="000000"/>
        </w:rPr>
        <w:t xml:space="preserve">I feel this should be "training--60,000 and test--10,000" based on the official description here: </w:t>
      </w:r>
      <w:hyperlink r:id="rId1" w:history="1">
        <w:r w:rsidRPr="003F2D7B">
          <w:rPr>
            <w:rStyle w:val="af7"/>
          </w:rPr>
          <w:t>https://www.kaggle.com/datasets/zalando-research/fashionmnist</w:t>
        </w:r>
      </w:hyperlink>
    </w:p>
  </w:comment>
  <w:comment w:id="1" w:author="Qihao Liang" w:date="2025-03-17T09:26:00Z" w:initials="QL">
    <w:p w14:paraId="62E3FE1F" w14:textId="77777777" w:rsidR="002D7E30" w:rsidRDefault="002D7E30" w:rsidP="002D7E30">
      <w:r>
        <w:rPr>
          <w:rStyle w:val="af4"/>
        </w:rPr>
        <w:annotationRef/>
      </w:r>
      <w:r>
        <w:rPr>
          <w:color w:val="000000"/>
        </w:rPr>
        <w:t>maybe "types of clothing" or just "categories" instead</w:t>
      </w:r>
    </w:p>
  </w:comment>
  <w:comment w:id="4" w:author="K L" w:date="2025-03-15T03:31:00Z" w:initials="">
    <w:p w14:paraId="000000D0" w14:textId="274BD45B" w:rsidR="000E62E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Just a rough template, please edit or add as necessary</w:t>
      </w:r>
    </w:p>
  </w:comment>
  <w:comment w:id="6" w:author="Qihao Liang" w:date="2025-03-17T09:33:00Z" w:initials="QL">
    <w:p w14:paraId="420B56BE" w14:textId="77777777" w:rsidR="002D7E30" w:rsidRDefault="002D7E30" w:rsidP="002D7E30">
      <w:r>
        <w:rPr>
          <w:rStyle w:val="af4"/>
        </w:rPr>
        <w:annotationRef/>
      </w:r>
      <w:r>
        <w:rPr>
          <w:color w:val="000000"/>
        </w:rPr>
        <w:t>as a more comprehensive alternative to MNIST?</w:t>
      </w:r>
    </w:p>
  </w:comment>
  <w:comment w:id="9" w:author="Qihao Liang" w:date="2025-03-17T09:36:00Z" w:initials="QL">
    <w:p w14:paraId="1F7628EC" w14:textId="77777777" w:rsidR="00D01CB8" w:rsidRDefault="00D01CB8" w:rsidP="00D01CB8">
      <w:r>
        <w:rPr>
          <w:rStyle w:val="af4"/>
        </w:rPr>
        <w:annotationRef/>
      </w:r>
      <w:r>
        <w:t>We can be more specific here, like "</w:t>
      </w:r>
      <w:r>
        <w:rPr>
          <w:color w:val="111111"/>
        </w:rPr>
        <w:t>The MNIST dataset cannot fully address real-world clothing classification challenges due to the variability of clothing-related features, such as</w:t>
      </w:r>
      <w:r>
        <w:t>..." (just for example). The current version reads like every classification problem in real world highlights the shape, texture... of clothes</w:t>
      </w:r>
    </w:p>
  </w:comment>
  <w:comment w:id="10" w:author="Qihao Liang" w:date="2025-03-17T09:43:00Z" w:initials="QL">
    <w:p w14:paraId="797F304D" w14:textId="77777777" w:rsidR="00D01CB8" w:rsidRDefault="00D01CB8" w:rsidP="00D01CB8">
      <w:r>
        <w:rPr>
          <w:rStyle w:val="af4"/>
        </w:rPr>
        <w:annotationRef/>
      </w:r>
      <w:r>
        <w:rPr>
          <w:color w:val="000000"/>
        </w:rPr>
        <w:t>Try to be clear about images of what? Maybe "classify fashion items/clothes based on their pictures"</w:t>
      </w:r>
    </w:p>
  </w:comment>
  <w:comment w:id="11" w:author="Qihao Liang" w:date="2025-03-17T09:56:00Z" w:initials="QL">
    <w:p w14:paraId="5ABFA734" w14:textId="77777777" w:rsidR="00EB2DBD" w:rsidRDefault="00EB2DBD" w:rsidP="00EB2DBD">
      <w:r>
        <w:rPr>
          <w:rStyle w:val="af4"/>
        </w:rPr>
        <w:annotationRef/>
      </w:r>
      <w:r>
        <w:rPr>
          <w:color w:val="000000"/>
        </w:rPr>
        <w:t>For real-world applications, it would be useful to consider the model’s robustness to stuffs like, variations in photographing devices (e.g., mobile phones or cameras), brightness, styles and colours of images, etc. These factors can be challenging, even if the model performs well on the provided dataset.</w:t>
      </w:r>
    </w:p>
  </w:comment>
  <w:comment w:id="12" w:author="Qihao Liang" w:date="2025-03-17T10:04:00Z" w:initials="QL">
    <w:p w14:paraId="6D6D30C4" w14:textId="77777777" w:rsidR="00EB2DBD" w:rsidRDefault="00EB2DBD" w:rsidP="00EB2DBD">
      <w:r>
        <w:rPr>
          <w:rStyle w:val="af4"/>
        </w:rPr>
        <w:annotationRef/>
      </w:r>
      <w:r>
        <w:rPr>
          <w:color w:val="000000"/>
        </w:rPr>
        <w:t>I feel here we need a bit more justification about the model selection -- i.e. why were these models chosen. Was it because they are SoTA or classical models, or more suited to clothes classification? Things like this would have made this part more convincing.</w:t>
      </w:r>
    </w:p>
  </w:comment>
  <w:comment w:id="13" w:author="박승휘" w:date="2025-03-15T19:49:00Z" w:initials="">
    <w:p w14:paraId="000000C8" w14:textId="138DE13E" w:rsidR="000E62E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we should not state the name of the model itself, instead we can just differentiate the models by its properties</w:t>
      </w:r>
    </w:p>
  </w:comment>
  <w:comment w:id="14" w:author="K L" w:date="2025-03-16T05:19:00Z" w:initials="">
    <w:p w14:paraId="000000C9" w14:textId="77777777" w:rsidR="000E62E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https://www.kaggle.com/code/sunnyhoya/study05-fashion-mnist</w:t>
      </w:r>
    </w:p>
  </w:comment>
  <w:comment w:id="17" w:author="Qihao Liang" w:date="2025-03-17T10:06:00Z" w:initials="QL">
    <w:p w14:paraId="3F14117C" w14:textId="77777777" w:rsidR="00EB2DBD" w:rsidRDefault="00EB2DBD" w:rsidP="00EB2DBD">
      <w:r>
        <w:rPr>
          <w:rStyle w:val="af4"/>
        </w:rPr>
        <w:annotationRef/>
      </w:r>
      <w:r>
        <w:rPr>
          <w:color w:val="000000"/>
        </w:rPr>
        <w:t xml:space="preserve">Also, it is important to place citations where necessary, for example, after some models/metrics, like CNNs (if you already have any specific selection of models), XGBoost, SIFT, PCA, etc. </w:t>
      </w:r>
    </w:p>
  </w:comment>
  <w:comment w:id="18" w:author="Qihao Liang" w:date="2025-03-17T10:07:00Z" w:initials="QL">
    <w:p w14:paraId="2663B1BF" w14:textId="77777777" w:rsidR="00EB2DBD" w:rsidRDefault="00EB2DBD" w:rsidP="00EB2DBD">
      <w:r>
        <w:rPr>
          <w:rStyle w:val="af4"/>
        </w:rPr>
        <w:annotationRef/>
      </w:r>
      <w:r>
        <w:t>Even for thiings like TensorFlow/PyTorch, it would be better to insert a footnote link to the official website/documentation, etc</w:t>
      </w:r>
    </w:p>
  </w:comment>
  <w:comment w:id="22" w:author="Qihao Liang" w:date="2025-03-17T10:08:00Z" w:initials="QL">
    <w:p w14:paraId="4EDC236B" w14:textId="77777777" w:rsidR="005F7690" w:rsidRDefault="005F7690" w:rsidP="005F7690">
      <w:r>
        <w:rPr>
          <w:rStyle w:val="af4"/>
        </w:rPr>
        <w:annotationRef/>
      </w:r>
      <w:r>
        <w:rPr>
          <w:color w:val="000000"/>
        </w:rPr>
        <w:t>It looks like the sentence is incomplete?</w:t>
      </w:r>
    </w:p>
  </w:comment>
  <w:comment w:id="23" w:author="Qihao Liang" w:date="2025-03-17T10:09:00Z" w:initials="QL">
    <w:p w14:paraId="420FFB87" w14:textId="77777777" w:rsidR="005F7690" w:rsidRDefault="005F7690" w:rsidP="005F7690">
      <w:r>
        <w:rPr>
          <w:rStyle w:val="af4"/>
        </w:rPr>
        <w:annotationRef/>
      </w:r>
      <w:r>
        <w:rPr>
          <w:color w:val="000000"/>
        </w:rPr>
        <w:t>Maybe be more specific about how this will be used? will it be used to check for misclassifications across different clothing categories?</w:t>
      </w:r>
    </w:p>
  </w:comment>
  <w:comment w:id="24" w:author="Qihao Liang" w:date="2025-03-17T10:10:00Z" w:initials="QL">
    <w:p w14:paraId="6EC5536C" w14:textId="77777777" w:rsidR="005F7690" w:rsidRDefault="005F7690" w:rsidP="005F7690">
      <w:r>
        <w:rPr>
          <w:rStyle w:val="af4"/>
        </w:rPr>
        <w:annotationRef/>
      </w:r>
      <w:r>
        <w:rPr>
          <w:color w:val="000000"/>
        </w:rPr>
        <w:t>Seems repetitive of the first ite,</w:t>
      </w:r>
    </w:p>
  </w:comment>
  <w:comment w:id="25" w:author="Qihao Liang" w:date="2025-03-17T10:11:00Z" w:initials="QL">
    <w:p w14:paraId="25952C92" w14:textId="77777777" w:rsidR="005F7690" w:rsidRDefault="005F7690" w:rsidP="005F7690">
      <w:r>
        <w:rPr>
          <w:rStyle w:val="af4"/>
        </w:rPr>
        <w:annotationRef/>
      </w:r>
      <w:r>
        <w:rPr>
          <w:color w:val="000000"/>
        </w:rPr>
        <w:t>While the proposal mentions checking for imbalance, would techniques like SMOTE or weighted loss functions be used if imbalance is found?</w:t>
      </w:r>
    </w:p>
  </w:comment>
  <w:comment w:id="26" w:author="Qihao Liang" w:date="2025-03-17T10:14:00Z" w:initials="QL">
    <w:p w14:paraId="7C5E48C2" w14:textId="77777777" w:rsidR="005F7690" w:rsidRDefault="005F7690" w:rsidP="005F7690">
      <w:r>
        <w:rPr>
          <w:rStyle w:val="af4"/>
        </w:rPr>
        <w:annotationRef/>
      </w:r>
      <w:r>
        <w:rPr>
          <w:color w:val="000000"/>
        </w:rPr>
        <w:t>Also, just FYI, maybe we could consider addressing how a biased dataset (e.g., class distribution reflecting Western fashion more than global fashion) could influence model predictions. This can add depth to this project.</w:t>
      </w:r>
    </w:p>
  </w:comment>
  <w:comment w:id="27" w:author="Qihao Liang" w:date="2025-03-17T10:12:00Z" w:initials="QL">
    <w:p w14:paraId="5E65CFA6" w14:textId="2DC5ACB2" w:rsidR="005F7690" w:rsidRDefault="005F7690" w:rsidP="005F7690">
      <w:r>
        <w:rPr>
          <w:rStyle w:val="af4"/>
        </w:rPr>
        <w:annotationRef/>
      </w:r>
      <w:r>
        <w:rPr>
          <w:color w:val="000000"/>
        </w:rPr>
        <w:t>I understand what they stand for, but it would be better to write out the full terms the first time they appear.</w:t>
      </w:r>
    </w:p>
  </w:comment>
  <w:comment w:id="28" w:author="Qihao Liang" w:date="2025-03-17T10:15:00Z" w:initials="QL">
    <w:p w14:paraId="58AA967D" w14:textId="77777777" w:rsidR="005F7690" w:rsidRDefault="005F7690" w:rsidP="005F7690">
      <w:r>
        <w:rPr>
          <w:rStyle w:val="af4"/>
        </w:rPr>
        <w:annotationRef/>
      </w:r>
      <w:r>
        <w:rPr>
          <w:color w:val="000000"/>
        </w:rPr>
        <w:t>While the task division is clear enough, there’s no mention of contingency plans if someone falls behind or if additional experiments need to be conducted.</w:t>
      </w:r>
    </w:p>
  </w:comment>
  <w:comment w:id="29" w:author="박승휘" w:date="2025-03-15T20:09:00Z" w:initials="">
    <w:p w14:paraId="000000D1" w14:textId="045E74BC" w:rsidR="000E62E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structure is more readable</w:t>
      </w:r>
    </w:p>
  </w:comment>
  <w:comment w:id="30" w:author="Seowoo Kim" w:date="2025-03-14T04:51:00Z" w:initials="">
    <w:p w14:paraId="000000C7" w14:textId="77777777" w:rsidR="000E62E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to understand class distribution?</w:t>
      </w:r>
    </w:p>
  </w:comment>
  <w:comment w:id="31" w:author="Seowoo Kim" w:date="2025-03-14T06:36:00Z" w:initials="">
    <w:p w14:paraId="000000CA" w14:textId="77777777" w:rsidR="000E62E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area of consideration: </w:t>
      </w:r>
    </w:p>
    <w:p w14:paraId="000000CB" w14:textId="77777777" w:rsidR="000E62E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Network depth (more convolutional layers).</w:t>
      </w:r>
    </w:p>
    <w:p w14:paraId="000000CC" w14:textId="77777777" w:rsidR="000E62E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Kernel size (3x3 vs. 5x5 convolutions).</w:t>
      </w:r>
    </w:p>
    <w:p w14:paraId="000000CD" w14:textId="77777777" w:rsidR="000E62E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Optimizer (SGD vs. Adam).</w:t>
      </w:r>
    </w:p>
    <w:p w14:paraId="000000CE" w14:textId="77777777" w:rsidR="000E62E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Learning rate (0.01 vs. 0.001).</w:t>
      </w:r>
    </w:p>
    <w:p w14:paraId="000000CF" w14:textId="77777777" w:rsidR="000E62E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Dropout Regularization (Prevent overfitting). -- from chatgpt heehee.. ill look into it further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2F4B8B8" w15:done="0"/>
  <w15:commentEx w15:paraId="62E3FE1F" w15:done="0"/>
  <w15:commentEx w15:paraId="000000D0" w15:done="0"/>
  <w15:commentEx w15:paraId="420B56BE" w15:done="0"/>
  <w15:commentEx w15:paraId="1F7628EC" w15:done="0"/>
  <w15:commentEx w15:paraId="797F304D" w15:done="0"/>
  <w15:commentEx w15:paraId="5ABFA734" w15:done="0"/>
  <w15:commentEx w15:paraId="6D6D30C4" w15:done="0"/>
  <w15:commentEx w15:paraId="000000C8" w15:done="0"/>
  <w15:commentEx w15:paraId="000000C9" w15:done="0"/>
  <w15:commentEx w15:paraId="3F14117C" w15:done="0"/>
  <w15:commentEx w15:paraId="2663B1BF" w15:paraIdParent="3F14117C" w15:done="0"/>
  <w15:commentEx w15:paraId="4EDC236B" w15:done="0"/>
  <w15:commentEx w15:paraId="420FFB87" w15:done="0"/>
  <w15:commentEx w15:paraId="6EC5536C" w15:done="0"/>
  <w15:commentEx w15:paraId="25952C92" w15:done="0"/>
  <w15:commentEx w15:paraId="7C5E48C2" w15:paraIdParent="25952C92" w15:done="0"/>
  <w15:commentEx w15:paraId="5E65CFA6" w15:done="0"/>
  <w15:commentEx w15:paraId="58AA967D" w15:done="0"/>
  <w15:commentEx w15:paraId="000000D1" w15:done="0"/>
  <w15:commentEx w15:paraId="000000C7" w15:done="0"/>
  <w15:commentEx w15:paraId="000000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0167CB9" w16cex:dateUtc="2025-03-17T01:23:00Z"/>
  <w16cex:commentExtensible w16cex:durableId="64E0E18D" w16cex:dateUtc="2025-03-17T01:26:00Z"/>
  <w16cex:commentExtensible w16cex:durableId="70B22103" w16cex:dateUtc="2025-03-17T01:33:00Z"/>
  <w16cex:commentExtensible w16cex:durableId="51B21AD1" w16cex:dateUtc="2025-03-17T01:36:00Z"/>
  <w16cex:commentExtensible w16cex:durableId="40930363" w16cex:dateUtc="2025-03-17T01:43:00Z"/>
  <w16cex:commentExtensible w16cex:durableId="216BB911" w16cex:dateUtc="2025-03-17T01:56:00Z"/>
  <w16cex:commentExtensible w16cex:durableId="4BF41FB5" w16cex:dateUtc="2025-03-17T02:04:00Z"/>
  <w16cex:commentExtensible w16cex:durableId="06B28BC3" w16cex:dateUtc="2025-03-17T02:06:00Z"/>
  <w16cex:commentExtensible w16cex:durableId="56EEC8B6" w16cex:dateUtc="2025-03-17T02:07:00Z"/>
  <w16cex:commentExtensible w16cex:durableId="6221E4CB" w16cex:dateUtc="2025-03-17T02:08:00Z"/>
  <w16cex:commentExtensible w16cex:durableId="69D65C28" w16cex:dateUtc="2025-03-17T02:09:00Z"/>
  <w16cex:commentExtensible w16cex:durableId="62A8F59C" w16cex:dateUtc="2025-03-17T02:10:00Z"/>
  <w16cex:commentExtensible w16cex:durableId="37DC5BF5" w16cex:dateUtc="2025-03-17T02:11:00Z"/>
  <w16cex:commentExtensible w16cex:durableId="0B921083" w16cex:dateUtc="2025-03-17T02:14:00Z"/>
  <w16cex:commentExtensible w16cex:durableId="53FF74CC" w16cex:dateUtc="2025-03-17T02:12:00Z"/>
  <w16cex:commentExtensible w16cex:durableId="79DAF60B" w16cex:dateUtc="2025-03-17T02: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2F4B8B8" w16cid:durableId="20167CB9"/>
  <w16cid:commentId w16cid:paraId="62E3FE1F" w16cid:durableId="64E0E18D"/>
  <w16cid:commentId w16cid:paraId="000000D0" w16cid:durableId="000000D0"/>
  <w16cid:commentId w16cid:paraId="420B56BE" w16cid:durableId="70B22103"/>
  <w16cid:commentId w16cid:paraId="1F7628EC" w16cid:durableId="51B21AD1"/>
  <w16cid:commentId w16cid:paraId="797F304D" w16cid:durableId="40930363"/>
  <w16cid:commentId w16cid:paraId="5ABFA734" w16cid:durableId="216BB911"/>
  <w16cid:commentId w16cid:paraId="6D6D30C4" w16cid:durableId="4BF41FB5"/>
  <w16cid:commentId w16cid:paraId="000000C8" w16cid:durableId="000000C8"/>
  <w16cid:commentId w16cid:paraId="000000C9" w16cid:durableId="000000C9"/>
  <w16cid:commentId w16cid:paraId="3F14117C" w16cid:durableId="06B28BC3"/>
  <w16cid:commentId w16cid:paraId="2663B1BF" w16cid:durableId="56EEC8B6"/>
  <w16cid:commentId w16cid:paraId="4EDC236B" w16cid:durableId="6221E4CB"/>
  <w16cid:commentId w16cid:paraId="420FFB87" w16cid:durableId="69D65C28"/>
  <w16cid:commentId w16cid:paraId="6EC5536C" w16cid:durableId="62A8F59C"/>
  <w16cid:commentId w16cid:paraId="25952C92" w16cid:durableId="37DC5BF5"/>
  <w16cid:commentId w16cid:paraId="7C5E48C2" w16cid:durableId="0B921083"/>
  <w16cid:commentId w16cid:paraId="5E65CFA6" w16cid:durableId="53FF74CC"/>
  <w16cid:commentId w16cid:paraId="58AA967D" w16cid:durableId="79DAF60B"/>
  <w16cid:commentId w16cid:paraId="000000D1" w16cid:durableId="000000D1"/>
  <w16cid:commentId w16cid:paraId="000000C7" w16cid:durableId="000000C7"/>
  <w16cid:commentId w16cid:paraId="000000CF" w16cid:durableId="000000C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A9597036-5A3A-F84E-B39B-741B16B5A045}"/>
    <w:embedBold r:id="rId2" w:fontKey="{1EABDE30-58D9-C14D-B2DF-720B8188C579}"/>
    <w:embedItalic r:id="rId3" w:fontKey="{BF2EF661-A2D2-0042-95C4-9D9B3052F5D4}"/>
  </w:font>
  <w:font w:name="新細明體">
    <w:altName w:val="PMingLiU"/>
    <w:panose1 w:val="02020500000000000000"/>
    <w:charset w:val="88"/>
    <w:family w:val="roman"/>
    <w:pitch w:val="variable"/>
    <w:sig w:usb0="A00002FF" w:usb1="28CFFCFA" w:usb2="00000016" w:usb3="00000000" w:csb0="00100001" w:csb1="00000000"/>
  </w:font>
  <w:font w:name="Aptos Display">
    <w:panose1 w:val="020B0004020202020204"/>
    <w:charset w:val="00"/>
    <w:family w:val="swiss"/>
    <w:pitch w:val="variable"/>
    <w:sig w:usb0="20000287" w:usb1="00000003" w:usb2="00000000" w:usb3="00000000" w:csb0="0000019F" w:csb1="00000000"/>
    <w:embedRegular r:id="rId4" w:fontKey="{968A36C6-3C69-A146-ACD8-81A8592FE7E4}"/>
  </w:font>
  <w:font w:name="Arial">
    <w:panose1 w:val="020B0604020202020204"/>
    <w:charset w:val="00"/>
    <w:family w:val="swiss"/>
    <w:pitch w:val="variable"/>
    <w:sig w:usb0="E0002AFF" w:usb1="C0007843" w:usb2="00000009" w:usb3="00000000" w:csb0="000001FF" w:csb1="00000000"/>
    <w:embedRegular r:id="rId5" w:fontKey="{858CBE76-7276-FC41-9ABC-5DB9C0620DC4}"/>
  </w:font>
  <w:font w:name="Aptos">
    <w:panose1 w:val="020B0004020202020204"/>
    <w:charset w:val="00"/>
    <w:family w:val="swiss"/>
    <w:pitch w:val="variable"/>
    <w:sig w:usb0="20000287" w:usb1="00000003" w:usb2="00000000" w:usb3="00000000" w:csb0="0000019F" w:csb1="00000000"/>
    <w:embedRegular r:id="rId6" w:fontKey="{15D8EE3E-A98E-2043-B1BA-C4456805E35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31EF0"/>
    <w:multiLevelType w:val="multilevel"/>
    <w:tmpl w:val="059C7A2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9C02F59"/>
    <w:multiLevelType w:val="multilevel"/>
    <w:tmpl w:val="5CD86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674117"/>
    <w:multiLevelType w:val="multilevel"/>
    <w:tmpl w:val="B99C497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74A270E"/>
    <w:multiLevelType w:val="multilevel"/>
    <w:tmpl w:val="E66661E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7CA4982"/>
    <w:multiLevelType w:val="multilevel"/>
    <w:tmpl w:val="99F4B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8733284"/>
    <w:multiLevelType w:val="multilevel"/>
    <w:tmpl w:val="83083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B0E0138"/>
    <w:multiLevelType w:val="multilevel"/>
    <w:tmpl w:val="BA7840F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46045C82"/>
    <w:multiLevelType w:val="multilevel"/>
    <w:tmpl w:val="4614F68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4E170D0A"/>
    <w:multiLevelType w:val="multilevel"/>
    <w:tmpl w:val="EC5E9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740018C"/>
    <w:multiLevelType w:val="multilevel"/>
    <w:tmpl w:val="07C0A6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91E6C7E"/>
    <w:multiLevelType w:val="multilevel"/>
    <w:tmpl w:val="E92E36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6FB71E4F"/>
    <w:multiLevelType w:val="multilevel"/>
    <w:tmpl w:val="D53E39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7F151D3B"/>
    <w:multiLevelType w:val="multilevel"/>
    <w:tmpl w:val="2AEC17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7FF82698"/>
    <w:multiLevelType w:val="multilevel"/>
    <w:tmpl w:val="BCEA004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2115317954">
    <w:abstractNumId w:val="11"/>
  </w:num>
  <w:num w:numId="2" w16cid:durableId="23135267">
    <w:abstractNumId w:val="8"/>
  </w:num>
  <w:num w:numId="3" w16cid:durableId="1540822488">
    <w:abstractNumId w:val="4"/>
  </w:num>
  <w:num w:numId="4" w16cid:durableId="241333632">
    <w:abstractNumId w:val="9"/>
  </w:num>
  <w:num w:numId="5" w16cid:durableId="1239631839">
    <w:abstractNumId w:val="1"/>
  </w:num>
  <w:num w:numId="6" w16cid:durableId="317929934">
    <w:abstractNumId w:val="5"/>
  </w:num>
  <w:num w:numId="7" w16cid:durableId="321810626">
    <w:abstractNumId w:val="2"/>
  </w:num>
  <w:num w:numId="8" w16cid:durableId="1043484823">
    <w:abstractNumId w:val="3"/>
  </w:num>
  <w:num w:numId="9" w16cid:durableId="768430286">
    <w:abstractNumId w:val="13"/>
  </w:num>
  <w:num w:numId="10" w16cid:durableId="1629243198">
    <w:abstractNumId w:val="6"/>
  </w:num>
  <w:num w:numId="11" w16cid:durableId="484080531">
    <w:abstractNumId w:val="7"/>
  </w:num>
  <w:num w:numId="12" w16cid:durableId="1092238967">
    <w:abstractNumId w:val="0"/>
  </w:num>
  <w:num w:numId="13" w16cid:durableId="155147601">
    <w:abstractNumId w:val="10"/>
  </w:num>
  <w:num w:numId="14" w16cid:durableId="1314792768">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Qihao Liang">
    <w15:presenceInfo w15:providerId="AD" w15:userId="S::e1100066@u.nus.edu::70fec819-20db-4c96-a284-de178955cb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9"/>
  <w:doNotDisplayPageBoundaries/>
  <w:embedTrueTypeFonts/>
  <w:bordersDoNotSurroundHeader/>
  <w:bordersDoNotSurroundFooter/>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2E3"/>
    <w:rsid w:val="000E62E3"/>
    <w:rsid w:val="002D7E30"/>
    <w:rsid w:val="003D6B7D"/>
    <w:rsid w:val="005F7690"/>
    <w:rsid w:val="00D01CB8"/>
    <w:rsid w:val="00E563A5"/>
    <w:rsid w:val="00EB2DB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2A60930C"/>
  <w15:docId w15:val="{148B7D7A-3B53-164C-8372-89013F834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4"/>
        <w:szCs w:val="24"/>
        <w:lang w:val="en-SG"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623F8"/>
    <w:rPr>
      <w:rFonts w:eastAsia="Times New Roman"/>
    </w:rPr>
  </w:style>
  <w:style w:type="paragraph" w:styleId="1">
    <w:name w:val="heading 1"/>
    <w:basedOn w:val="a"/>
    <w:next w:val="a"/>
    <w:link w:val="10"/>
    <w:uiPriority w:val="9"/>
    <w:qFormat/>
    <w:rsid w:val="00E90F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E90F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E90FAF"/>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90FAF"/>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90FA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90FAF"/>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90FAF"/>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90FAF"/>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90FAF"/>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E90FAF"/>
    <w:pPr>
      <w:spacing w:after="80"/>
      <w:contextualSpacing/>
    </w:pPr>
    <w:rPr>
      <w:rFonts w:asciiTheme="majorHAnsi" w:eastAsiaTheme="majorEastAsia" w:hAnsiTheme="majorHAnsi" w:cstheme="majorBidi"/>
      <w:spacing w:val="-10"/>
      <w:kern w:val="28"/>
      <w:sz w:val="56"/>
      <w:szCs w:val="56"/>
    </w:rPr>
  </w:style>
  <w:style w:type="character" w:customStyle="1" w:styleId="10">
    <w:name w:val="標題 1 字元"/>
    <w:basedOn w:val="a0"/>
    <w:link w:val="1"/>
    <w:uiPriority w:val="9"/>
    <w:rsid w:val="00E90FAF"/>
    <w:rPr>
      <w:rFonts w:asciiTheme="majorHAnsi" w:eastAsiaTheme="majorEastAsia" w:hAnsiTheme="majorHAnsi" w:cstheme="majorBidi"/>
      <w:color w:val="0F4761" w:themeColor="accent1" w:themeShade="BF"/>
      <w:sz w:val="40"/>
      <w:szCs w:val="40"/>
    </w:rPr>
  </w:style>
  <w:style w:type="character" w:customStyle="1" w:styleId="20">
    <w:name w:val="標題 2 字元"/>
    <w:basedOn w:val="a0"/>
    <w:link w:val="2"/>
    <w:uiPriority w:val="9"/>
    <w:semiHidden/>
    <w:rsid w:val="00E90FAF"/>
    <w:rPr>
      <w:rFonts w:asciiTheme="majorHAnsi" w:eastAsiaTheme="majorEastAsia" w:hAnsiTheme="majorHAnsi" w:cstheme="majorBidi"/>
      <w:color w:val="0F4761" w:themeColor="accent1" w:themeShade="BF"/>
      <w:sz w:val="32"/>
      <w:szCs w:val="32"/>
    </w:rPr>
  </w:style>
  <w:style w:type="character" w:customStyle="1" w:styleId="30">
    <w:name w:val="標題 3 字元"/>
    <w:basedOn w:val="a0"/>
    <w:link w:val="3"/>
    <w:uiPriority w:val="9"/>
    <w:semiHidden/>
    <w:rsid w:val="00E90FAF"/>
    <w:rPr>
      <w:rFonts w:eastAsiaTheme="majorEastAsia" w:cstheme="majorBidi"/>
      <w:color w:val="0F4761" w:themeColor="accent1" w:themeShade="BF"/>
      <w:sz w:val="28"/>
      <w:szCs w:val="28"/>
    </w:rPr>
  </w:style>
  <w:style w:type="character" w:customStyle="1" w:styleId="40">
    <w:name w:val="標題 4 字元"/>
    <w:basedOn w:val="a0"/>
    <w:link w:val="4"/>
    <w:uiPriority w:val="9"/>
    <w:semiHidden/>
    <w:rsid w:val="00E90FAF"/>
    <w:rPr>
      <w:rFonts w:eastAsiaTheme="majorEastAsia" w:cstheme="majorBidi"/>
      <w:i/>
      <w:iCs/>
      <w:color w:val="0F4761" w:themeColor="accent1" w:themeShade="BF"/>
    </w:rPr>
  </w:style>
  <w:style w:type="character" w:customStyle="1" w:styleId="50">
    <w:name w:val="標題 5 字元"/>
    <w:basedOn w:val="a0"/>
    <w:link w:val="5"/>
    <w:uiPriority w:val="9"/>
    <w:semiHidden/>
    <w:rsid w:val="00E90FAF"/>
    <w:rPr>
      <w:rFonts w:eastAsiaTheme="majorEastAsia" w:cstheme="majorBidi"/>
      <w:color w:val="0F4761" w:themeColor="accent1" w:themeShade="BF"/>
    </w:rPr>
  </w:style>
  <w:style w:type="character" w:customStyle="1" w:styleId="60">
    <w:name w:val="標題 6 字元"/>
    <w:basedOn w:val="a0"/>
    <w:link w:val="6"/>
    <w:uiPriority w:val="9"/>
    <w:semiHidden/>
    <w:rsid w:val="00E90FAF"/>
    <w:rPr>
      <w:rFonts w:eastAsiaTheme="majorEastAsia" w:cstheme="majorBidi"/>
      <w:i/>
      <w:iCs/>
      <w:color w:val="595959" w:themeColor="text1" w:themeTint="A6"/>
    </w:rPr>
  </w:style>
  <w:style w:type="character" w:customStyle="1" w:styleId="70">
    <w:name w:val="標題 7 字元"/>
    <w:basedOn w:val="a0"/>
    <w:link w:val="7"/>
    <w:uiPriority w:val="9"/>
    <w:semiHidden/>
    <w:rsid w:val="00E90FAF"/>
    <w:rPr>
      <w:rFonts w:eastAsiaTheme="majorEastAsia" w:cstheme="majorBidi"/>
      <w:color w:val="595959" w:themeColor="text1" w:themeTint="A6"/>
    </w:rPr>
  </w:style>
  <w:style w:type="character" w:customStyle="1" w:styleId="80">
    <w:name w:val="標題 8 字元"/>
    <w:basedOn w:val="a0"/>
    <w:link w:val="8"/>
    <w:uiPriority w:val="9"/>
    <w:semiHidden/>
    <w:rsid w:val="00E90FAF"/>
    <w:rPr>
      <w:rFonts w:eastAsiaTheme="majorEastAsia" w:cstheme="majorBidi"/>
      <w:i/>
      <w:iCs/>
      <w:color w:val="272727" w:themeColor="text1" w:themeTint="D8"/>
    </w:rPr>
  </w:style>
  <w:style w:type="character" w:customStyle="1" w:styleId="90">
    <w:name w:val="標題 9 字元"/>
    <w:basedOn w:val="a0"/>
    <w:link w:val="9"/>
    <w:uiPriority w:val="9"/>
    <w:semiHidden/>
    <w:rsid w:val="00E90FAF"/>
    <w:rPr>
      <w:rFonts w:eastAsiaTheme="majorEastAsia" w:cstheme="majorBidi"/>
      <w:color w:val="272727" w:themeColor="text1" w:themeTint="D8"/>
    </w:rPr>
  </w:style>
  <w:style w:type="character" w:customStyle="1" w:styleId="a4">
    <w:name w:val="標題 字元"/>
    <w:basedOn w:val="a0"/>
    <w:link w:val="a3"/>
    <w:uiPriority w:val="10"/>
    <w:rsid w:val="00E90FA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Pr>
      <w:color w:val="595959"/>
      <w:sz w:val="28"/>
      <w:szCs w:val="28"/>
    </w:rPr>
  </w:style>
  <w:style w:type="character" w:customStyle="1" w:styleId="a6">
    <w:name w:val="副標題 字元"/>
    <w:basedOn w:val="a0"/>
    <w:link w:val="a5"/>
    <w:uiPriority w:val="11"/>
    <w:rsid w:val="00E90FAF"/>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E90FAF"/>
    <w:pPr>
      <w:spacing w:before="160"/>
      <w:jc w:val="center"/>
    </w:pPr>
    <w:rPr>
      <w:i/>
      <w:iCs/>
      <w:color w:val="404040" w:themeColor="text1" w:themeTint="BF"/>
    </w:rPr>
  </w:style>
  <w:style w:type="character" w:customStyle="1" w:styleId="a8">
    <w:name w:val="引文 字元"/>
    <w:basedOn w:val="a0"/>
    <w:link w:val="a7"/>
    <w:uiPriority w:val="29"/>
    <w:rsid w:val="00E90FAF"/>
    <w:rPr>
      <w:i/>
      <w:iCs/>
      <w:color w:val="404040" w:themeColor="text1" w:themeTint="BF"/>
    </w:rPr>
  </w:style>
  <w:style w:type="paragraph" w:styleId="a9">
    <w:name w:val="List Paragraph"/>
    <w:basedOn w:val="a"/>
    <w:uiPriority w:val="34"/>
    <w:qFormat/>
    <w:rsid w:val="00E90FAF"/>
    <w:pPr>
      <w:ind w:left="720"/>
      <w:contextualSpacing/>
    </w:pPr>
  </w:style>
  <w:style w:type="character" w:styleId="aa">
    <w:name w:val="Intense Emphasis"/>
    <w:basedOn w:val="a0"/>
    <w:uiPriority w:val="21"/>
    <w:qFormat/>
    <w:rsid w:val="00E90FAF"/>
    <w:rPr>
      <w:i/>
      <w:iCs/>
      <w:color w:val="0F4761" w:themeColor="accent1" w:themeShade="BF"/>
    </w:rPr>
  </w:style>
  <w:style w:type="paragraph" w:styleId="ab">
    <w:name w:val="Intense Quote"/>
    <w:basedOn w:val="a"/>
    <w:next w:val="a"/>
    <w:link w:val="ac"/>
    <w:uiPriority w:val="30"/>
    <w:qFormat/>
    <w:rsid w:val="00E90F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E90FAF"/>
    <w:rPr>
      <w:i/>
      <w:iCs/>
      <w:color w:val="0F4761" w:themeColor="accent1" w:themeShade="BF"/>
    </w:rPr>
  </w:style>
  <w:style w:type="character" w:styleId="ad">
    <w:name w:val="Intense Reference"/>
    <w:basedOn w:val="a0"/>
    <w:uiPriority w:val="32"/>
    <w:qFormat/>
    <w:rsid w:val="00E90FAF"/>
    <w:rPr>
      <w:b/>
      <w:bCs/>
      <w:smallCaps/>
      <w:color w:val="0F4761" w:themeColor="accent1" w:themeShade="BF"/>
      <w:spacing w:val="5"/>
    </w:rPr>
  </w:style>
  <w:style w:type="paragraph" w:styleId="Web">
    <w:name w:val="Normal (Web)"/>
    <w:basedOn w:val="a"/>
    <w:uiPriority w:val="99"/>
    <w:semiHidden/>
    <w:unhideWhenUsed/>
    <w:rsid w:val="002A0428"/>
    <w:pPr>
      <w:spacing w:before="100" w:beforeAutospacing="1" w:after="100" w:afterAutospacing="1"/>
    </w:pPr>
  </w:style>
  <w:style w:type="character" w:customStyle="1" w:styleId="m7eme">
    <w:name w:val="m7eme"/>
    <w:basedOn w:val="a0"/>
    <w:rsid w:val="00FE296B"/>
  </w:style>
  <w:style w:type="character" w:customStyle="1" w:styleId="vnumgf">
    <w:name w:val="vnumgf"/>
    <w:basedOn w:val="a0"/>
    <w:rsid w:val="00FE296B"/>
  </w:style>
  <w:style w:type="table" w:styleId="ae">
    <w:name w:val="Table Grid"/>
    <w:basedOn w:val="a1"/>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af">
    <w:basedOn w:val="a1"/>
    <w:tblPr>
      <w:tblStyleRowBandSize w:val="1"/>
      <w:tblStyleColBandSize w:val="1"/>
      <w:tblCellMar>
        <w:top w:w="100" w:type="dxa"/>
        <w:left w:w="100" w:type="dxa"/>
        <w:bottom w:w="100" w:type="dxa"/>
        <w:right w:w="100" w:type="dxa"/>
      </w:tblCellMar>
    </w:tblPr>
  </w:style>
  <w:style w:type="table" w:customStyle="1" w:styleId="af0">
    <w:basedOn w:val="a1"/>
    <w:tblPr>
      <w:tblStyleRowBandSize w:val="1"/>
      <w:tblStyleColBandSize w:val="1"/>
      <w:tblCellMar>
        <w:top w:w="100" w:type="dxa"/>
        <w:left w:w="100" w:type="dxa"/>
        <w:bottom w:w="100" w:type="dxa"/>
        <w:right w:w="100" w:type="dxa"/>
      </w:tblCellMar>
    </w:tblPr>
  </w:style>
  <w:style w:type="table" w:customStyle="1" w:styleId="af1">
    <w:basedOn w:val="a1"/>
    <w:tblPr>
      <w:tblStyleRowBandSize w:val="1"/>
      <w:tblStyleColBandSize w:val="1"/>
      <w:tblCellMar>
        <w:top w:w="100" w:type="dxa"/>
        <w:left w:w="100" w:type="dxa"/>
        <w:bottom w:w="100" w:type="dxa"/>
        <w:right w:w="100" w:type="dxa"/>
      </w:tblCellMar>
    </w:tblPr>
  </w:style>
  <w:style w:type="paragraph" w:styleId="af2">
    <w:name w:val="annotation text"/>
    <w:basedOn w:val="a"/>
    <w:link w:val="af3"/>
    <w:uiPriority w:val="99"/>
    <w:semiHidden/>
    <w:unhideWhenUsed/>
  </w:style>
  <w:style w:type="character" w:customStyle="1" w:styleId="af3">
    <w:name w:val="註解文字 字元"/>
    <w:basedOn w:val="a0"/>
    <w:link w:val="af2"/>
    <w:uiPriority w:val="99"/>
    <w:semiHidden/>
  </w:style>
  <w:style w:type="character" w:styleId="af4">
    <w:name w:val="annotation reference"/>
    <w:basedOn w:val="a0"/>
    <w:uiPriority w:val="99"/>
    <w:semiHidden/>
    <w:unhideWhenUsed/>
    <w:rPr>
      <w:sz w:val="18"/>
      <w:szCs w:val="18"/>
    </w:rPr>
  </w:style>
  <w:style w:type="paragraph" w:styleId="af5">
    <w:name w:val="annotation subject"/>
    <w:basedOn w:val="af2"/>
    <w:next w:val="af2"/>
    <w:link w:val="af6"/>
    <w:uiPriority w:val="99"/>
    <w:semiHidden/>
    <w:unhideWhenUsed/>
    <w:rsid w:val="002D7E30"/>
    <w:rPr>
      <w:b/>
      <w:bCs/>
    </w:rPr>
  </w:style>
  <w:style w:type="character" w:customStyle="1" w:styleId="af6">
    <w:name w:val="註解主旨 字元"/>
    <w:basedOn w:val="af3"/>
    <w:link w:val="af5"/>
    <w:uiPriority w:val="99"/>
    <w:semiHidden/>
    <w:rsid w:val="002D7E30"/>
    <w:rPr>
      <w:rFonts w:eastAsia="Times New Roman"/>
      <w:b/>
      <w:bCs/>
    </w:rPr>
  </w:style>
  <w:style w:type="character" w:styleId="af7">
    <w:name w:val="Hyperlink"/>
    <w:basedOn w:val="a0"/>
    <w:uiPriority w:val="99"/>
    <w:unhideWhenUsed/>
    <w:rsid w:val="002D7E30"/>
    <w:rPr>
      <w:color w:val="467886" w:themeColor="hyperlink"/>
      <w:u w:val="single"/>
    </w:rPr>
  </w:style>
  <w:style w:type="character" w:styleId="af8">
    <w:name w:val="Unresolved Mention"/>
    <w:basedOn w:val="a0"/>
    <w:uiPriority w:val="99"/>
    <w:semiHidden/>
    <w:unhideWhenUsed/>
    <w:rsid w:val="002D7E30"/>
    <w:rPr>
      <w:color w:val="605E5C"/>
      <w:shd w:val="clear" w:color="auto" w:fill="E1DFDD"/>
    </w:rPr>
  </w:style>
  <w:style w:type="paragraph" w:styleId="af9">
    <w:name w:val="Revision"/>
    <w:hidden/>
    <w:uiPriority w:val="99"/>
    <w:semiHidden/>
    <w:rsid w:val="002D7E30"/>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comments.xml.rels><?xml version="1.0" encoding="UTF-8" standalone="yes"?>
<Relationships xmlns="http://schemas.openxmlformats.org/package/2006/relationships"><Relationship Id="rId1" Type="http://schemas.openxmlformats.org/officeDocument/2006/relationships/hyperlink" Target="https://www.kaggle.com/datasets/zalando-research/fashionmnist"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docs.conda.io/projects/conda/en/stable/user-guide/tasks/manage-environments.html" TargetMode="External"/><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hyperlink" Target="https://arxiv.org/pdf/1706.03762" TargetMode="Externa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pytorch.org/hub/pytorch_vision_resnet/" TargetMode="External"/><Relationship Id="rId5" Type="http://schemas.openxmlformats.org/officeDocument/2006/relationships/webSettings" Target="webSettings.xml"/><Relationship Id="rId15" Type="http://schemas.openxmlformats.org/officeDocument/2006/relationships/hyperlink" Target="https://www.ijitee.org/wp-content/uploads/papers/v8i5/E3075038519.pdf" TargetMode="External"/><Relationship Id="rId10" Type="http://schemas.openxmlformats.org/officeDocument/2006/relationships/hyperlink" Target="https://arxiv.org/pdf/1512.03385"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hyperlink" Target="https://dochub.comp.nus.edu.sg/cf/guides/compute-cluster/star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nfQSZcKgjBKFMvvUM5xKyhoBg==">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1439</Words>
  <Characters>8204</Characters>
  <Application>Microsoft Office Word</Application>
  <DocSecurity>0</DocSecurity>
  <Lines>68</Lines>
  <Paragraphs>19</Paragraphs>
  <ScaleCrop>false</ScaleCrop>
  <Company/>
  <LinksUpToDate>false</LinksUpToDate>
  <CharactersWithSpaces>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Alvin Jun Ren Heng</dc:creator>
  <cp:lastModifiedBy>Qihao Liang</cp:lastModifiedBy>
  <cp:revision>2</cp:revision>
  <dcterms:created xsi:type="dcterms:W3CDTF">2025-03-17T02:16:00Z</dcterms:created>
  <dcterms:modified xsi:type="dcterms:W3CDTF">2025-03-17T02:16:00Z</dcterms:modified>
</cp:coreProperties>
</file>